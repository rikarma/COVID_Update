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BA8EC9" w14:textId="77777777" w:rsidR="00170E96" w:rsidRPr="00742B00" w:rsidRDefault="00170E96" w:rsidP="00D15E0A">
      <w:pPr>
        <w:pPrChange w:id="0" w:author="Shubh Dhital" w:date="2020-09-28T16:35:00Z">
          <w:pPr>
            <w:spacing w:line="0" w:lineRule="atLeast"/>
            <w:ind w:right="-359"/>
            <w:jc w:val="center"/>
          </w:pPr>
        </w:pPrChange>
      </w:pPr>
      <w:r w:rsidRPr="00742B00">
        <w:t>Kathmandu University</w:t>
      </w:r>
    </w:p>
    <w:p w14:paraId="31047010" w14:textId="77777777" w:rsidR="00170E96" w:rsidRPr="00742B00" w:rsidRDefault="00170E96" w:rsidP="00170E96">
      <w:pPr>
        <w:spacing w:line="319" w:lineRule="exact"/>
        <w:rPr>
          <w:rFonts w:ascii="Times New Roman" w:eastAsia="Times New Roman" w:hAnsi="Times New Roman" w:cs="Times New Roman"/>
          <w:sz w:val="24"/>
        </w:rPr>
      </w:pPr>
    </w:p>
    <w:p w14:paraId="124BF4C0" w14:textId="77777777" w:rsidR="00170E96" w:rsidRPr="00742B00" w:rsidRDefault="00170E96" w:rsidP="00170E96">
      <w:pPr>
        <w:spacing w:line="0" w:lineRule="atLeast"/>
        <w:ind w:right="-359"/>
        <w:jc w:val="center"/>
        <w:rPr>
          <w:rFonts w:ascii="Times New Roman" w:eastAsia="Times New Roman" w:hAnsi="Times New Roman" w:cs="Times New Roman"/>
          <w:b/>
          <w:sz w:val="28"/>
        </w:rPr>
      </w:pPr>
      <w:r w:rsidRPr="00742B00">
        <w:rPr>
          <w:rFonts w:ascii="Times New Roman" w:eastAsia="Times New Roman" w:hAnsi="Times New Roman" w:cs="Times New Roman"/>
          <w:b/>
          <w:sz w:val="28"/>
        </w:rPr>
        <w:t>Department of Computer Science and Engineering</w:t>
      </w:r>
    </w:p>
    <w:p w14:paraId="06F9228D" w14:textId="77777777" w:rsidR="00170E96" w:rsidRPr="00742B00" w:rsidRDefault="00170E96" w:rsidP="00170E96">
      <w:pPr>
        <w:spacing w:line="326" w:lineRule="exact"/>
        <w:rPr>
          <w:rFonts w:ascii="Times New Roman" w:eastAsia="Times New Roman" w:hAnsi="Times New Roman" w:cs="Times New Roman"/>
          <w:sz w:val="24"/>
        </w:rPr>
      </w:pPr>
    </w:p>
    <w:p w14:paraId="1EAF2290" w14:textId="77777777" w:rsidR="00170E96" w:rsidRPr="00742B00" w:rsidRDefault="00170E96" w:rsidP="00170E96">
      <w:pPr>
        <w:spacing w:line="0" w:lineRule="atLeast"/>
        <w:ind w:right="-359"/>
        <w:jc w:val="center"/>
        <w:rPr>
          <w:rFonts w:ascii="Times New Roman" w:eastAsia="Times New Roman" w:hAnsi="Times New Roman" w:cs="Times New Roman"/>
          <w:b/>
          <w:sz w:val="28"/>
        </w:rPr>
      </w:pPr>
      <w:proofErr w:type="spellStart"/>
      <w:r w:rsidRPr="00742B00">
        <w:rPr>
          <w:rFonts w:ascii="Times New Roman" w:eastAsia="Times New Roman" w:hAnsi="Times New Roman" w:cs="Times New Roman"/>
          <w:b/>
          <w:sz w:val="28"/>
        </w:rPr>
        <w:t>Dhulikhel</w:t>
      </w:r>
      <w:proofErr w:type="spellEnd"/>
      <w:r w:rsidRPr="00742B00">
        <w:rPr>
          <w:rFonts w:ascii="Times New Roman" w:eastAsia="Times New Roman" w:hAnsi="Times New Roman" w:cs="Times New Roman"/>
          <w:b/>
          <w:sz w:val="28"/>
        </w:rPr>
        <w:t xml:space="preserve">, </w:t>
      </w:r>
      <w:proofErr w:type="spellStart"/>
      <w:r w:rsidRPr="00742B00">
        <w:rPr>
          <w:rFonts w:ascii="Times New Roman" w:eastAsia="Times New Roman" w:hAnsi="Times New Roman" w:cs="Times New Roman"/>
          <w:b/>
          <w:sz w:val="28"/>
        </w:rPr>
        <w:t>Kavre</w:t>
      </w:r>
      <w:proofErr w:type="spellEnd"/>
    </w:p>
    <w:p w14:paraId="3FCDAFA6" w14:textId="77777777" w:rsidR="00170E96" w:rsidRPr="00742B00" w:rsidRDefault="00170E96" w:rsidP="00170E96">
      <w:pPr>
        <w:spacing w:line="0" w:lineRule="atLeast"/>
        <w:ind w:right="-359"/>
        <w:jc w:val="center"/>
        <w:rPr>
          <w:rFonts w:ascii="Times New Roman" w:eastAsia="Times New Roman" w:hAnsi="Times New Roman" w:cs="Times New Roman"/>
          <w:b/>
          <w:sz w:val="28"/>
        </w:rPr>
      </w:pPr>
    </w:p>
    <w:p w14:paraId="50D85C21" w14:textId="77777777" w:rsidR="00170E96" w:rsidRPr="00742B00" w:rsidRDefault="00170E96" w:rsidP="00170E96">
      <w:pPr>
        <w:spacing w:line="0" w:lineRule="atLeast"/>
        <w:ind w:right="-359"/>
        <w:jc w:val="center"/>
        <w:rPr>
          <w:rFonts w:ascii="Times New Roman" w:eastAsia="Times New Roman" w:hAnsi="Times New Roman" w:cs="Times New Roman"/>
          <w:b/>
          <w:sz w:val="28"/>
        </w:rPr>
      </w:pPr>
      <w:r w:rsidRPr="00742B00">
        <w:rPr>
          <w:rFonts w:ascii="Times New Roman" w:eastAsiaTheme="minorEastAsia" w:hAnsi="Times New Roman" w:cs="Times New Roman"/>
          <w:noProof/>
          <w:sz w:val="24"/>
          <w:szCs w:val="24"/>
          <w:lang w:bidi="ar-SA"/>
        </w:rPr>
        <w:drawing>
          <wp:anchor distT="0" distB="0" distL="114300" distR="114300" simplePos="0" relativeHeight="251658240" behindDoc="1" locked="0" layoutInCell="1" allowOverlap="1" wp14:anchorId="0F0293EF" wp14:editId="70F1E3A8">
            <wp:simplePos x="0" y="0"/>
            <wp:positionH relativeFrom="margin">
              <wp:align>center</wp:align>
            </wp:positionH>
            <wp:positionV relativeFrom="paragraph">
              <wp:posOffset>8890</wp:posOffset>
            </wp:positionV>
            <wp:extent cx="1047750" cy="104711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0" cy="1047115"/>
                    </a:xfrm>
                    <a:prstGeom prst="rect">
                      <a:avLst/>
                    </a:prstGeom>
                    <a:noFill/>
                  </pic:spPr>
                </pic:pic>
              </a:graphicData>
            </a:graphic>
            <wp14:sizeRelH relativeFrom="page">
              <wp14:pctWidth>0</wp14:pctWidth>
            </wp14:sizeRelH>
            <wp14:sizeRelV relativeFrom="page">
              <wp14:pctHeight>0</wp14:pctHeight>
            </wp14:sizeRelV>
          </wp:anchor>
        </w:drawing>
      </w:r>
    </w:p>
    <w:p w14:paraId="17533C40" w14:textId="77777777" w:rsidR="00613129" w:rsidRPr="00742B00" w:rsidRDefault="00613129" w:rsidP="00170E96">
      <w:pPr>
        <w:jc w:val="center"/>
        <w:rPr>
          <w:rFonts w:ascii="Times New Roman" w:hAnsi="Times New Roman" w:cs="Times New Roman"/>
        </w:rPr>
      </w:pPr>
    </w:p>
    <w:p w14:paraId="6F3B2A0E" w14:textId="77777777" w:rsidR="00170E96" w:rsidRPr="00742B00" w:rsidRDefault="00170E96" w:rsidP="00170E96">
      <w:pPr>
        <w:rPr>
          <w:rFonts w:ascii="Times New Roman" w:hAnsi="Times New Roman" w:cs="Times New Roman"/>
        </w:rPr>
      </w:pPr>
    </w:p>
    <w:p w14:paraId="4BC94DE0" w14:textId="77777777" w:rsidR="00170E96" w:rsidRPr="00742B00" w:rsidRDefault="00170E96" w:rsidP="00170E96">
      <w:pPr>
        <w:rPr>
          <w:rFonts w:ascii="Times New Roman" w:hAnsi="Times New Roman" w:cs="Times New Roman"/>
        </w:rPr>
      </w:pPr>
    </w:p>
    <w:p w14:paraId="04BD6EB5" w14:textId="77777777" w:rsidR="00170E96" w:rsidRPr="00742B00" w:rsidRDefault="00170E96" w:rsidP="00170E96">
      <w:pPr>
        <w:rPr>
          <w:rFonts w:ascii="Times New Roman" w:hAnsi="Times New Roman" w:cs="Times New Roman"/>
        </w:rPr>
      </w:pPr>
    </w:p>
    <w:p w14:paraId="724CD18B" w14:textId="77777777" w:rsidR="00170E96" w:rsidRPr="00742B00" w:rsidRDefault="00170E96" w:rsidP="00170E96">
      <w:pPr>
        <w:rPr>
          <w:rFonts w:ascii="Times New Roman" w:hAnsi="Times New Roman" w:cs="Times New Roman"/>
        </w:rPr>
      </w:pPr>
    </w:p>
    <w:p w14:paraId="080FBFC1" w14:textId="77777777" w:rsidR="00170E96" w:rsidRPr="00742B00" w:rsidRDefault="00170E96" w:rsidP="00170E96">
      <w:pPr>
        <w:rPr>
          <w:rFonts w:ascii="Times New Roman" w:hAnsi="Times New Roman" w:cs="Times New Roman"/>
        </w:rPr>
      </w:pPr>
    </w:p>
    <w:p w14:paraId="5F3C0523" w14:textId="77777777" w:rsidR="00170E96" w:rsidRPr="00742B00" w:rsidRDefault="00170E96" w:rsidP="00170E96">
      <w:pPr>
        <w:spacing w:line="0" w:lineRule="atLeast"/>
        <w:ind w:left="2880" w:right="-359" w:firstLine="720"/>
        <w:rPr>
          <w:rFonts w:ascii="Times New Roman" w:eastAsia="Times New Roman" w:hAnsi="Times New Roman" w:cs="Times New Roman"/>
          <w:b/>
          <w:sz w:val="28"/>
        </w:rPr>
      </w:pPr>
      <w:r w:rsidRPr="00742B00">
        <w:rPr>
          <w:rFonts w:ascii="Times New Roman" w:eastAsia="Times New Roman" w:hAnsi="Times New Roman" w:cs="Times New Roman"/>
          <w:b/>
          <w:sz w:val="28"/>
        </w:rPr>
        <w:t>A Project Report</w:t>
      </w:r>
    </w:p>
    <w:p w14:paraId="1C9DE822" w14:textId="77777777" w:rsidR="00170E96" w:rsidRPr="00742B00" w:rsidRDefault="00170E96" w:rsidP="00170E96">
      <w:pPr>
        <w:spacing w:line="211" w:lineRule="exact"/>
        <w:rPr>
          <w:rFonts w:ascii="Times New Roman" w:eastAsia="Times New Roman" w:hAnsi="Times New Roman" w:cs="Times New Roman"/>
          <w:sz w:val="24"/>
        </w:rPr>
      </w:pPr>
    </w:p>
    <w:p w14:paraId="70DF20B6" w14:textId="77777777" w:rsidR="00170E96" w:rsidRPr="00742B00" w:rsidRDefault="00B543F9" w:rsidP="00170E96">
      <w:pPr>
        <w:spacing w:line="0" w:lineRule="atLeast"/>
        <w:ind w:left="4320" w:right="-359"/>
        <w:rPr>
          <w:rFonts w:ascii="Times New Roman" w:eastAsia="Times New Roman" w:hAnsi="Times New Roman" w:cs="Times New Roman"/>
          <w:b/>
          <w:sz w:val="28"/>
        </w:rPr>
      </w:pPr>
      <w:r w:rsidRPr="00742B00">
        <w:rPr>
          <w:rFonts w:ascii="Times New Roman" w:eastAsia="Times New Roman" w:hAnsi="Times New Roman" w:cs="Times New Roman"/>
          <w:b/>
          <w:sz w:val="28"/>
        </w:rPr>
        <w:t xml:space="preserve">   </w:t>
      </w:r>
      <w:r w:rsidR="00170E96" w:rsidRPr="00742B00">
        <w:rPr>
          <w:rFonts w:ascii="Times New Roman" w:eastAsia="Times New Roman" w:hAnsi="Times New Roman" w:cs="Times New Roman"/>
          <w:b/>
          <w:sz w:val="28"/>
        </w:rPr>
        <w:t>on</w:t>
      </w:r>
    </w:p>
    <w:p w14:paraId="3AF6E772" w14:textId="77777777" w:rsidR="00170E96" w:rsidRPr="00742B00" w:rsidRDefault="00170E96" w:rsidP="00170E96">
      <w:pPr>
        <w:spacing w:line="211" w:lineRule="exact"/>
        <w:rPr>
          <w:rFonts w:ascii="Times New Roman" w:eastAsia="Times New Roman" w:hAnsi="Times New Roman" w:cs="Times New Roman"/>
          <w:sz w:val="24"/>
        </w:rPr>
      </w:pPr>
    </w:p>
    <w:p w14:paraId="2D19C7AC" w14:textId="77777777" w:rsidR="00170E96" w:rsidRPr="00742B00" w:rsidRDefault="00170E96" w:rsidP="00170E96">
      <w:pPr>
        <w:spacing w:line="0" w:lineRule="atLeast"/>
        <w:ind w:right="-359"/>
        <w:jc w:val="center"/>
        <w:rPr>
          <w:rFonts w:ascii="Times New Roman" w:eastAsia="Times New Roman" w:hAnsi="Times New Roman" w:cs="Times New Roman"/>
          <w:b/>
          <w:sz w:val="28"/>
        </w:rPr>
      </w:pPr>
      <w:r w:rsidRPr="00742B00">
        <w:rPr>
          <w:rFonts w:ascii="Times New Roman" w:eastAsia="Times New Roman" w:hAnsi="Times New Roman" w:cs="Times New Roman"/>
          <w:b/>
          <w:sz w:val="28"/>
        </w:rPr>
        <w:t>“COVID Update”</w:t>
      </w:r>
    </w:p>
    <w:p w14:paraId="510DE15B" w14:textId="77777777" w:rsidR="00170E96" w:rsidRPr="00742B00" w:rsidRDefault="00170E96" w:rsidP="00170E96">
      <w:pPr>
        <w:spacing w:line="196" w:lineRule="exact"/>
        <w:rPr>
          <w:rFonts w:ascii="Times New Roman" w:eastAsia="Times New Roman" w:hAnsi="Times New Roman" w:cs="Times New Roman"/>
          <w:sz w:val="24"/>
        </w:rPr>
      </w:pPr>
    </w:p>
    <w:p w14:paraId="1C8B5207" w14:textId="77777777" w:rsidR="00170E96" w:rsidRPr="00742B00" w:rsidRDefault="00170E96" w:rsidP="00170E96">
      <w:pPr>
        <w:spacing w:line="0" w:lineRule="atLeast"/>
        <w:ind w:right="-379"/>
        <w:jc w:val="center"/>
        <w:rPr>
          <w:rFonts w:ascii="Times New Roman" w:eastAsia="Times New Roman" w:hAnsi="Times New Roman" w:cs="Times New Roman"/>
          <w:b/>
          <w:sz w:val="28"/>
        </w:rPr>
      </w:pPr>
      <w:r w:rsidRPr="00742B00">
        <w:rPr>
          <w:rFonts w:ascii="Times New Roman" w:eastAsia="Times New Roman" w:hAnsi="Times New Roman" w:cs="Times New Roman"/>
          <w:b/>
          <w:sz w:val="28"/>
        </w:rPr>
        <w:t>[Course Code: COMP 313]</w:t>
      </w:r>
    </w:p>
    <w:p w14:paraId="27D69496" w14:textId="77777777" w:rsidR="00170E96" w:rsidRPr="00742B00" w:rsidRDefault="00170E96" w:rsidP="00170E96">
      <w:pPr>
        <w:spacing w:line="345" w:lineRule="exact"/>
        <w:rPr>
          <w:rFonts w:ascii="Times New Roman" w:eastAsia="Times New Roman" w:hAnsi="Times New Roman" w:cs="Times New Roman"/>
          <w:sz w:val="24"/>
        </w:rPr>
      </w:pPr>
    </w:p>
    <w:p w14:paraId="6E0F0140" w14:textId="77777777" w:rsidR="00170E96" w:rsidRPr="00742B00" w:rsidRDefault="00170E96" w:rsidP="00170E96">
      <w:pPr>
        <w:spacing w:line="0" w:lineRule="atLeast"/>
        <w:ind w:right="-359"/>
        <w:jc w:val="center"/>
        <w:rPr>
          <w:rFonts w:ascii="Times New Roman" w:eastAsia="Times New Roman" w:hAnsi="Times New Roman" w:cs="Times New Roman"/>
          <w:b/>
          <w:sz w:val="27"/>
        </w:rPr>
      </w:pPr>
      <w:r w:rsidRPr="00742B00">
        <w:rPr>
          <w:rFonts w:ascii="Times New Roman" w:eastAsia="Times New Roman" w:hAnsi="Times New Roman" w:cs="Times New Roman"/>
          <w:b/>
          <w:sz w:val="27"/>
        </w:rPr>
        <w:t>(For partial fulfillment of III Year/ II Semester in Computer</w:t>
      </w:r>
    </w:p>
    <w:p w14:paraId="50AFEE62" w14:textId="77777777" w:rsidR="00170E96" w:rsidRPr="00742B00" w:rsidRDefault="00170E96" w:rsidP="00170E96">
      <w:pPr>
        <w:spacing w:line="153" w:lineRule="exact"/>
        <w:rPr>
          <w:rFonts w:ascii="Times New Roman" w:eastAsia="Times New Roman" w:hAnsi="Times New Roman" w:cs="Times New Roman"/>
          <w:sz w:val="24"/>
        </w:rPr>
      </w:pPr>
    </w:p>
    <w:p w14:paraId="08590271" w14:textId="77777777" w:rsidR="00170E96" w:rsidRPr="00742B00" w:rsidRDefault="00170E96" w:rsidP="00170E96">
      <w:pPr>
        <w:spacing w:line="0" w:lineRule="atLeast"/>
        <w:ind w:right="-379"/>
        <w:jc w:val="center"/>
        <w:rPr>
          <w:rFonts w:ascii="Times New Roman" w:eastAsia="Times New Roman" w:hAnsi="Times New Roman" w:cs="Times New Roman"/>
          <w:b/>
          <w:sz w:val="28"/>
        </w:rPr>
      </w:pPr>
      <w:r w:rsidRPr="00742B00">
        <w:rPr>
          <w:rFonts w:ascii="Times New Roman" w:eastAsia="Times New Roman" w:hAnsi="Times New Roman" w:cs="Times New Roman"/>
          <w:b/>
          <w:sz w:val="28"/>
        </w:rPr>
        <w:t>Science)</w:t>
      </w:r>
    </w:p>
    <w:p w14:paraId="59BF5E8C" w14:textId="77777777" w:rsidR="00170E96" w:rsidRPr="00742B00" w:rsidRDefault="00170E96" w:rsidP="00170E96">
      <w:pPr>
        <w:spacing w:line="327" w:lineRule="exact"/>
        <w:rPr>
          <w:rFonts w:ascii="Times New Roman" w:eastAsia="Times New Roman" w:hAnsi="Times New Roman" w:cs="Times New Roman"/>
          <w:sz w:val="24"/>
        </w:rPr>
      </w:pPr>
    </w:p>
    <w:p w14:paraId="1D9B153A" w14:textId="77777777" w:rsidR="00170E96" w:rsidRPr="00742B00" w:rsidRDefault="00170E96" w:rsidP="00170E96">
      <w:pPr>
        <w:spacing w:line="0" w:lineRule="atLeast"/>
        <w:ind w:right="-379"/>
        <w:jc w:val="center"/>
        <w:rPr>
          <w:rFonts w:ascii="Times New Roman" w:eastAsia="Times New Roman" w:hAnsi="Times New Roman" w:cs="Times New Roman"/>
          <w:b/>
          <w:sz w:val="28"/>
        </w:rPr>
      </w:pPr>
      <w:r w:rsidRPr="00742B00">
        <w:rPr>
          <w:rFonts w:ascii="Times New Roman" w:eastAsia="Times New Roman" w:hAnsi="Times New Roman" w:cs="Times New Roman"/>
          <w:b/>
          <w:sz w:val="28"/>
        </w:rPr>
        <w:t>Submitted By</w:t>
      </w:r>
    </w:p>
    <w:p w14:paraId="618A08EB" w14:textId="77777777" w:rsidR="00170E96" w:rsidRPr="00742B00" w:rsidRDefault="00170E96" w:rsidP="00170E96">
      <w:pPr>
        <w:spacing w:line="154" w:lineRule="exact"/>
        <w:rPr>
          <w:rFonts w:ascii="Times New Roman" w:eastAsia="Times New Roman" w:hAnsi="Times New Roman" w:cs="Times New Roman"/>
          <w:sz w:val="24"/>
        </w:rPr>
      </w:pPr>
    </w:p>
    <w:p w14:paraId="0784F7B7" w14:textId="77777777" w:rsidR="00170E96" w:rsidRPr="00742B00" w:rsidRDefault="00170E96" w:rsidP="00170E96">
      <w:pPr>
        <w:spacing w:line="0" w:lineRule="atLeast"/>
        <w:ind w:right="-359"/>
        <w:jc w:val="center"/>
        <w:rPr>
          <w:rFonts w:ascii="Times New Roman" w:eastAsia="Times New Roman" w:hAnsi="Times New Roman" w:cs="Times New Roman"/>
          <w:sz w:val="24"/>
        </w:rPr>
      </w:pPr>
      <w:proofErr w:type="spellStart"/>
      <w:r w:rsidRPr="00742B00">
        <w:rPr>
          <w:rFonts w:ascii="Times New Roman" w:eastAsia="Times New Roman" w:hAnsi="Times New Roman" w:cs="Times New Roman"/>
          <w:sz w:val="24"/>
        </w:rPr>
        <w:t>Hrishav</w:t>
      </w:r>
      <w:proofErr w:type="spellEnd"/>
      <w:r w:rsidRPr="00742B00">
        <w:rPr>
          <w:rFonts w:ascii="Times New Roman" w:eastAsia="Times New Roman" w:hAnsi="Times New Roman" w:cs="Times New Roman"/>
          <w:sz w:val="24"/>
        </w:rPr>
        <w:t xml:space="preserve"> Raghu Shrestha (73)</w:t>
      </w:r>
    </w:p>
    <w:p w14:paraId="131FE0E1" w14:textId="77777777" w:rsidR="00170E96" w:rsidRPr="00742B00" w:rsidRDefault="00170E96" w:rsidP="00170E96">
      <w:pPr>
        <w:spacing w:line="142" w:lineRule="exact"/>
        <w:rPr>
          <w:rFonts w:ascii="Times New Roman" w:eastAsia="Times New Roman" w:hAnsi="Times New Roman" w:cs="Times New Roman"/>
          <w:sz w:val="24"/>
        </w:rPr>
      </w:pPr>
    </w:p>
    <w:p w14:paraId="4902D075" w14:textId="77777777" w:rsidR="00170E96" w:rsidRPr="00742B00" w:rsidRDefault="00170E96" w:rsidP="00170E96">
      <w:pPr>
        <w:spacing w:line="0" w:lineRule="atLeast"/>
        <w:ind w:right="-359"/>
        <w:jc w:val="center"/>
        <w:rPr>
          <w:rFonts w:ascii="Times New Roman" w:eastAsia="Times New Roman" w:hAnsi="Times New Roman" w:cs="Times New Roman"/>
          <w:sz w:val="24"/>
        </w:rPr>
      </w:pPr>
      <w:r w:rsidRPr="00742B00">
        <w:rPr>
          <w:rFonts w:ascii="Times New Roman" w:eastAsia="Times New Roman" w:hAnsi="Times New Roman" w:cs="Times New Roman"/>
          <w:sz w:val="24"/>
        </w:rPr>
        <w:t xml:space="preserve">Shubh Raj </w:t>
      </w:r>
      <w:proofErr w:type="gramStart"/>
      <w:r w:rsidRPr="00742B00">
        <w:rPr>
          <w:rFonts w:ascii="Times New Roman" w:eastAsia="Times New Roman" w:hAnsi="Times New Roman" w:cs="Times New Roman"/>
          <w:sz w:val="24"/>
        </w:rPr>
        <w:t>Dhital(</w:t>
      </w:r>
      <w:proofErr w:type="gramEnd"/>
      <w:r w:rsidR="00C876E2" w:rsidRPr="00742B00">
        <w:rPr>
          <w:rFonts w:ascii="Times New Roman" w:eastAsia="Times New Roman" w:hAnsi="Times New Roman" w:cs="Times New Roman"/>
          <w:sz w:val="24"/>
        </w:rPr>
        <w:t>70</w:t>
      </w:r>
      <w:r w:rsidRPr="00742B00">
        <w:rPr>
          <w:rFonts w:ascii="Times New Roman" w:eastAsia="Times New Roman" w:hAnsi="Times New Roman" w:cs="Times New Roman"/>
          <w:sz w:val="24"/>
        </w:rPr>
        <w:t>)</w:t>
      </w:r>
    </w:p>
    <w:p w14:paraId="0C04059A" w14:textId="77777777" w:rsidR="00170E96" w:rsidRPr="00742B00" w:rsidRDefault="00170E96" w:rsidP="00170E96">
      <w:pPr>
        <w:spacing w:line="134" w:lineRule="exact"/>
        <w:rPr>
          <w:rFonts w:ascii="Times New Roman" w:eastAsia="Times New Roman" w:hAnsi="Times New Roman" w:cs="Times New Roman"/>
          <w:sz w:val="24"/>
        </w:rPr>
      </w:pPr>
    </w:p>
    <w:p w14:paraId="1157AA68" w14:textId="77777777" w:rsidR="00170E96" w:rsidRPr="00742B00" w:rsidRDefault="00170E96" w:rsidP="00170E96">
      <w:pPr>
        <w:spacing w:line="0" w:lineRule="atLeast"/>
        <w:ind w:right="-379"/>
        <w:jc w:val="center"/>
        <w:rPr>
          <w:rFonts w:ascii="Times New Roman" w:eastAsia="Times New Roman" w:hAnsi="Times New Roman" w:cs="Times New Roman"/>
          <w:sz w:val="24"/>
        </w:rPr>
      </w:pPr>
      <w:proofErr w:type="spellStart"/>
      <w:r w:rsidRPr="00742B00">
        <w:rPr>
          <w:rFonts w:ascii="Times New Roman" w:eastAsia="Times New Roman" w:hAnsi="Times New Roman" w:cs="Times New Roman"/>
          <w:sz w:val="24"/>
        </w:rPr>
        <w:t>Rikesh</w:t>
      </w:r>
      <w:proofErr w:type="spellEnd"/>
      <w:r w:rsidRPr="00742B00">
        <w:rPr>
          <w:rFonts w:ascii="Times New Roman" w:eastAsia="Times New Roman" w:hAnsi="Times New Roman" w:cs="Times New Roman"/>
          <w:sz w:val="24"/>
        </w:rPr>
        <w:t xml:space="preserve"> </w:t>
      </w:r>
      <w:proofErr w:type="spellStart"/>
      <w:proofErr w:type="gramStart"/>
      <w:r w:rsidRPr="00742B00">
        <w:rPr>
          <w:rFonts w:ascii="Times New Roman" w:eastAsia="Times New Roman" w:hAnsi="Times New Roman" w:cs="Times New Roman"/>
          <w:sz w:val="24"/>
        </w:rPr>
        <w:t>Karmacharya</w:t>
      </w:r>
      <w:proofErr w:type="spellEnd"/>
      <w:r w:rsidRPr="00742B00">
        <w:rPr>
          <w:rFonts w:ascii="Times New Roman" w:eastAsia="Times New Roman" w:hAnsi="Times New Roman" w:cs="Times New Roman"/>
          <w:sz w:val="24"/>
        </w:rPr>
        <w:t>(</w:t>
      </w:r>
      <w:proofErr w:type="gramEnd"/>
      <w:r w:rsidR="00C876E2" w:rsidRPr="00742B00">
        <w:rPr>
          <w:rFonts w:ascii="Times New Roman" w:eastAsia="Times New Roman" w:hAnsi="Times New Roman" w:cs="Times New Roman"/>
          <w:sz w:val="24"/>
        </w:rPr>
        <w:t>62</w:t>
      </w:r>
      <w:r w:rsidRPr="00742B00">
        <w:rPr>
          <w:rFonts w:ascii="Times New Roman" w:eastAsia="Times New Roman" w:hAnsi="Times New Roman" w:cs="Times New Roman"/>
          <w:sz w:val="24"/>
        </w:rPr>
        <w:t>)</w:t>
      </w:r>
    </w:p>
    <w:p w14:paraId="6B3119DE" w14:textId="77777777" w:rsidR="00170E96" w:rsidRPr="00742B00" w:rsidRDefault="00170E96" w:rsidP="00170E96">
      <w:pPr>
        <w:spacing w:line="360" w:lineRule="exact"/>
        <w:rPr>
          <w:rFonts w:ascii="Times New Roman" w:eastAsia="Times New Roman" w:hAnsi="Times New Roman" w:cs="Times New Roman"/>
          <w:sz w:val="24"/>
        </w:rPr>
      </w:pPr>
    </w:p>
    <w:p w14:paraId="55BA3B6E" w14:textId="77777777" w:rsidR="00170E96" w:rsidRPr="00742B00" w:rsidRDefault="00170E96" w:rsidP="00170E96">
      <w:pPr>
        <w:spacing w:line="0" w:lineRule="atLeast"/>
        <w:ind w:right="-359"/>
        <w:jc w:val="center"/>
        <w:rPr>
          <w:rFonts w:ascii="Times New Roman" w:eastAsia="Times New Roman" w:hAnsi="Times New Roman" w:cs="Times New Roman"/>
          <w:b/>
          <w:sz w:val="28"/>
        </w:rPr>
      </w:pPr>
      <w:r w:rsidRPr="00742B00">
        <w:rPr>
          <w:rFonts w:ascii="Times New Roman" w:eastAsia="Times New Roman" w:hAnsi="Times New Roman" w:cs="Times New Roman"/>
          <w:b/>
          <w:sz w:val="28"/>
        </w:rPr>
        <w:t>Submitted To</w:t>
      </w:r>
    </w:p>
    <w:p w14:paraId="6486C672" w14:textId="77777777" w:rsidR="00170E96" w:rsidRPr="00742B00" w:rsidRDefault="00170E96" w:rsidP="00170E96">
      <w:pPr>
        <w:spacing w:line="153" w:lineRule="exact"/>
        <w:rPr>
          <w:rFonts w:ascii="Times New Roman" w:eastAsia="Times New Roman" w:hAnsi="Times New Roman" w:cs="Times New Roman"/>
          <w:sz w:val="24"/>
        </w:rPr>
      </w:pPr>
    </w:p>
    <w:p w14:paraId="2177FB4D" w14:textId="77777777" w:rsidR="00170E96" w:rsidRPr="00742B00" w:rsidRDefault="00170E96" w:rsidP="00170E96">
      <w:pPr>
        <w:spacing w:line="0" w:lineRule="atLeast"/>
        <w:ind w:left="2420"/>
        <w:rPr>
          <w:rFonts w:ascii="Times New Roman" w:eastAsia="Times New Roman" w:hAnsi="Times New Roman" w:cs="Times New Roman"/>
          <w:sz w:val="24"/>
        </w:rPr>
      </w:pPr>
      <w:r w:rsidRPr="00742B00">
        <w:rPr>
          <w:rFonts w:ascii="Times New Roman" w:eastAsia="Times New Roman" w:hAnsi="Times New Roman" w:cs="Times New Roman"/>
          <w:sz w:val="24"/>
        </w:rPr>
        <w:t>Department of Computer Science and Engineering</w:t>
      </w:r>
    </w:p>
    <w:p w14:paraId="12F0846E" w14:textId="77777777" w:rsidR="00170E96" w:rsidRPr="00742B00" w:rsidRDefault="00170E96" w:rsidP="00170E96">
      <w:pPr>
        <w:spacing w:line="200" w:lineRule="exact"/>
        <w:rPr>
          <w:rFonts w:ascii="Times New Roman" w:eastAsia="Times New Roman" w:hAnsi="Times New Roman" w:cs="Times New Roman"/>
          <w:sz w:val="24"/>
        </w:rPr>
      </w:pPr>
    </w:p>
    <w:p w14:paraId="30152011" w14:textId="77777777" w:rsidR="00170E96" w:rsidRPr="00742B00" w:rsidRDefault="00170E96" w:rsidP="00170E96">
      <w:pPr>
        <w:spacing w:line="360" w:lineRule="exact"/>
        <w:rPr>
          <w:rFonts w:ascii="Times New Roman" w:eastAsia="Times New Roman" w:hAnsi="Times New Roman" w:cs="Times New Roman"/>
          <w:sz w:val="24"/>
        </w:rPr>
      </w:pPr>
    </w:p>
    <w:p w14:paraId="357BF72E" w14:textId="77777777" w:rsidR="00170E96" w:rsidRPr="00742B00" w:rsidRDefault="00170E96" w:rsidP="00170E96">
      <w:pPr>
        <w:spacing w:line="0" w:lineRule="atLeast"/>
        <w:ind w:right="-359"/>
        <w:jc w:val="center"/>
        <w:rPr>
          <w:rFonts w:ascii="Times New Roman" w:eastAsia="Times New Roman" w:hAnsi="Times New Roman" w:cs="Times New Roman"/>
          <w:b/>
          <w:sz w:val="28"/>
        </w:rPr>
      </w:pPr>
      <w:r w:rsidRPr="00742B00">
        <w:rPr>
          <w:rFonts w:ascii="Times New Roman" w:eastAsia="Times New Roman" w:hAnsi="Times New Roman" w:cs="Times New Roman"/>
          <w:b/>
          <w:sz w:val="28"/>
        </w:rPr>
        <w:t>Submission Date</w:t>
      </w:r>
    </w:p>
    <w:p w14:paraId="6FC672BB" w14:textId="77777777" w:rsidR="00170E96" w:rsidRPr="00742B00" w:rsidRDefault="00170E96" w:rsidP="00170E96">
      <w:pPr>
        <w:spacing w:line="153" w:lineRule="exact"/>
        <w:rPr>
          <w:rFonts w:ascii="Times New Roman" w:eastAsia="Times New Roman" w:hAnsi="Times New Roman" w:cs="Times New Roman"/>
          <w:sz w:val="24"/>
        </w:rPr>
      </w:pPr>
    </w:p>
    <w:p w14:paraId="2B2C53AA" w14:textId="77777777" w:rsidR="00170E96" w:rsidRPr="00742B00" w:rsidRDefault="00170E96" w:rsidP="00170E96">
      <w:pPr>
        <w:spacing w:line="0" w:lineRule="atLeast"/>
        <w:ind w:right="-379"/>
        <w:jc w:val="center"/>
        <w:rPr>
          <w:rFonts w:ascii="Times New Roman" w:eastAsia="Times New Roman" w:hAnsi="Times New Roman" w:cs="Times New Roman"/>
          <w:sz w:val="24"/>
        </w:rPr>
      </w:pPr>
      <w:r w:rsidRPr="00742B00">
        <w:rPr>
          <w:rFonts w:ascii="Times New Roman" w:eastAsia="Times New Roman" w:hAnsi="Times New Roman" w:cs="Times New Roman"/>
          <w:sz w:val="24"/>
        </w:rPr>
        <w:t>28</w:t>
      </w:r>
      <w:r w:rsidRPr="00742B00">
        <w:rPr>
          <w:rFonts w:ascii="Times New Roman" w:eastAsia="Times New Roman" w:hAnsi="Times New Roman" w:cs="Times New Roman"/>
          <w:sz w:val="24"/>
          <w:vertAlign w:val="superscript"/>
        </w:rPr>
        <w:t>th</w:t>
      </w:r>
      <w:r w:rsidRPr="00742B00">
        <w:rPr>
          <w:rFonts w:ascii="Times New Roman" w:eastAsia="Times New Roman" w:hAnsi="Times New Roman" w:cs="Times New Roman"/>
          <w:sz w:val="24"/>
        </w:rPr>
        <w:t xml:space="preserve"> September, 2020 </w:t>
      </w:r>
    </w:p>
    <w:p w14:paraId="4A37FF74" w14:textId="77777777" w:rsidR="00613129" w:rsidRDefault="00613129">
      <w:pPr>
        <w:spacing w:after="160" w:line="259" w:lineRule="auto"/>
        <w:rPr>
          <w:rFonts w:ascii="Times New Roman" w:eastAsia="Times New Roman" w:hAnsi="Times New Roman" w:cs="Times New Roman"/>
          <w:b/>
          <w:sz w:val="32"/>
        </w:rPr>
      </w:pPr>
      <w:r>
        <w:rPr>
          <w:rFonts w:ascii="Times New Roman" w:eastAsia="Times New Roman" w:hAnsi="Times New Roman" w:cs="Times New Roman"/>
          <w:b/>
          <w:sz w:val="32"/>
        </w:rPr>
        <w:br w:type="page"/>
      </w:r>
    </w:p>
    <w:p w14:paraId="57803EA7" w14:textId="430FA4F4" w:rsidR="00170E96" w:rsidRPr="00742B00" w:rsidRDefault="00170E96" w:rsidP="00170E96">
      <w:pPr>
        <w:spacing w:line="0" w:lineRule="atLeast"/>
        <w:ind w:left="3480"/>
        <w:rPr>
          <w:rFonts w:ascii="Times New Roman" w:eastAsia="Times New Roman" w:hAnsi="Times New Roman" w:cs="Times New Roman"/>
          <w:b/>
          <w:sz w:val="32"/>
        </w:rPr>
      </w:pPr>
      <w:proofErr w:type="spellStart"/>
      <w:r w:rsidRPr="00742B00">
        <w:rPr>
          <w:rFonts w:ascii="Times New Roman" w:eastAsia="Times New Roman" w:hAnsi="Times New Roman" w:cs="Times New Roman"/>
          <w:b/>
          <w:sz w:val="32"/>
        </w:rPr>
        <w:lastRenderedPageBreak/>
        <w:t>Bonafide</w:t>
      </w:r>
      <w:proofErr w:type="spellEnd"/>
      <w:r w:rsidRPr="00742B00">
        <w:rPr>
          <w:rFonts w:ascii="Times New Roman" w:eastAsia="Times New Roman" w:hAnsi="Times New Roman" w:cs="Times New Roman"/>
          <w:b/>
          <w:sz w:val="32"/>
        </w:rPr>
        <w:t xml:space="preserve"> Certificate</w:t>
      </w:r>
    </w:p>
    <w:p w14:paraId="6DF0642F" w14:textId="77777777" w:rsidR="00170E96" w:rsidRPr="00742B00" w:rsidRDefault="00170E96" w:rsidP="00170E96">
      <w:pPr>
        <w:spacing w:line="200" w:lineRule="exact"/>
        <w:rPr>
          <w:rFonts w:ascii="Times New Roman" w:eastAsia="Times New Roman" w:hAnsi="Times New Roman" w:cs="Times New Roman"/>
        </w:rPr>
      </w:pPr>
    </w:p>
    <w:p w14:paraId="3A403EE8" w14:textId="77777777" w:rsidR="00170E96" w:rsidRPr="00742B00" w:rsidRDefault="00170E96" w:rsidP="00170E96">
      <w:pPr>
        <w:spacing w:line="200" w:lineRule="exact"/>
        <w:rPr>
          <w:rFonts w:ascii="Times New Roman" w:eastAsia="Times New Roman" w:hAnsi="Times New Roman" w:cs="Times New Roman"/>
        </w:rPr>
      </w:pPr>
    </w:p>
    <w:p w14:paraId="4DBA3068" w14:textId="77777777" w:rsidR="00170E96" w:rsidRPr="00742B00" w:rsidRDefault="00170E96" w:rsidP="00170E96">
      <w:pPr>
        <w:spacing w:line="200" w:lineRule="exact"/>
        <w:rPr>
          <w:rFonts w:ascii="Times New Roman" w:eastAsia="Times New Roman" w:hAnsi="Times New Roman" w:cs="Times New Roman"/>
        </w:rPr>
      </w:pPr>
    </w:p>
    <w:p w14:paraId="7ADFF5B9" w14:textId="77777777" w:rsidR="00170E96" w:rsidRPr="00742B00" w:rsidRDefault="00170E96" w:rsidP="00170E96">
      <w:pPr>
        <w:spacing w:line="200" w:lineRule="exact"/>
        <w:rPr>
          <w:rFonts w:ascii="Times New Roman" w:eastAsia="Times New Roman" w:hAnsi="Times New Roman" w:cs="Times New Roman"/>
        </w:rPr>
      </w:pPr>
    </w:p>
    <w:p w14:paraId="7CE2A247" w14:textId="77777777" w:rsidR="00170E96" w:rsidRPr="00742B00" w:rsidRDefault="00170E96" w:rsidP="00170E96">
      <w:pPr>
        <w:spacing w:line="260" w:lineRule="exact"/>
        <w:rPr>
          <w:rFonts w:ascii="Times New Roman" w:eastAsia="Times New Roman" w:hAnsi="Times New Roman" w:cs="Times New Roman"/>
        </w:rPr>
      </w:pPr>
    </w:p>
    <w:p w14:paraId="1D788989" w14:textId="77777777" w:rsidR="00170E96" w:rsidRPr="00742B00" w:rsidRDefault="00170E96" w:rsidP="00170E96">
      <w:pPr>
        <w:spacing w:line="0" w:lineRule="atLeast"/>
        <w:ind w:right="-359"/>
        <w:jc w:val="center"/>
        <w:rPr>
          <w:rFonts w:ascii="Times New Roman" w:eastAsia="Times New Roman" w:hAnsi="Times New Roman" w:cs="Times New Roman"/>
          <w:b/>
          <w:sz w:val="28"/>
        </w:rPr>
      </w:pPr>
      <w:r w:rsidRPr="00742B00">
        <w:rPr>
          <w:rFonts w:ascii="Times New Roman" w:eastAsia="Times New Roman" w:hAnsi="Times New Roman" w:cs="Times New Roman"/>
          <w:b/>
          <w:sz w:val="28"/>
        </w:rPr>
        <w:t>This project work on</w:t>
      </w:r>
    </w:p>
    <w:p w14:paraId="34411D78" w14:textId="77777777" w:rsidR="00170E96" w:rsidRPr="00742B00" w:rsidRDefault="00170E96" w:rsidP="00170E96">
      <w:pPr>
        <w:spacing w:line="319" w:lineRule="exact"/>
        <w:rPr>
          <w:rFonts w:ascii="Times New Roman" w:eastAsia="Times New Roman" w:hAnsi="Times New Roman" w:cs="Times New Roman"/>
        </w:rPr>
      </w:pPr>
    </w:p>
    <w:p w14:paraId="4114501F" w14:textId="77777777" w:rsidR="00170E96" w:rsidRPr="00742B00" w:rsidRDefault="00170E96" w:rsidP="00170E96">
      <w:pPr>
        <w:spacing w:line="0" w:lineRule="atLeast"/>
        <w:ind w:right="-359"/>
        <w:jc w:val="center"/>
        <w:rPr>
          <w:rFonts w:ascii="Times New Roman" w:eastAsia="Times New Roman" w:hAnsi="Times New Roman" w:cs="Times New Roman"/>
          <w:b/>
          <w:sz w:val="28"/>
        </w:rPr>
      </w:pPr>
      <w:r w:rsidRPr="00742B00">
        <w:rPr>
          <w:rFonts w:ascii="Times New Roman" w:eastAsia="Times New Roman" w:hAnsi="Times New Roman" w:cs="Times New Roman"/>
          <w:b/>
          <w:sz w:val="28"/>
        </w:rPr>
        <w:t>“COVID Update”</w:t>
      </w:r>
    </w:p>
    <w:p w14:paraId="435292B3" w14:textId="77777777" w:rsidR="00170E96" w:rsidRPr="00742B00" w:rsidRDefault="00170E96" w:rsidP="00170E96">
      <w:pPr>
        <w:spacing w:line="319" w:lineRule="exact"/>
        <w:rPr>
          <w:rFonts w:ascii="Times New Roman" w:eastAsia="Times New Roman" w:hAnsi="Times New Roman" w:cs="Times New Roman"/>
        </w:rPr>
      </w:pPr>
    </w:p>
    <w:p w14:paraId="51D2A3E9" w14:textId="77777777" w:rsidR="00170E96" w:rsidRPr="00742B00" w:rsidRDefault="00170E96" w:rsidP="00170E96">
      <w:pPr>
        <w:spacing w:line="0" w:lineRule="atLeast"/>
        <w:ind w:right="-359"/>
        <w:jc w:val="center"/>
        <w:rPr>
          <w:rFonts w:ascii="Times New Roman" w:eastAsia="Times New Roman" w:hAnsi="Times New Roman" w:cs="Times New Roman"/>
          <w:b/>
          <w:sz w:val="28"/>
        </w:rPr>
      </w:pPr>
      <w:r w:rsidRPr="00742B00">
        <w:rPr>
          <w:rFonts w:ascii="Times New Roman" w:eastAsia="Times New Roman" w:hAnsi="Times New Roman" w:cs="Times New Roman"/>
          <w:b/>
          <w:sz w:val="28"/>
        </w:rPr>
        <w:t xml:space="preserve">is the </w:t>
      </w:r>
      <w:proofErr w:type="spellStart"/>
      <w:r w:rsidRPr="00742B00">
        <w:rPr>
          <w:rFonts w:ascii="Times New Roman" w:eastAsia="Times New Roman" w:hAnsi="Times New Roman" w:cs="Times New Roman"/>
          <w:b/>
          <w:sz w:val="28"/>
        </w:rPr>
        <w:t>bonafide</w:t>
      </w:r>
      <w:proofErr w:type="spellEnd"/>
      <w:r w:rsidRPr="00742B00">
        <w:rPr>
          <w:rFonts w:ascii="Times New Roman" w:eastAsia="Times New Roman" w:hAnsi="Times New Roman" w:cs="Times New Roman"/>
          <w:b/>
          <w:sz w:val="28"/>
        </w:rPr>
        <w:t xml:space="preserve"> work of</w:t>
      </w:r>
    </w:p>
    <w:p w14:paraId="18E6F50B" w14:textId="77777777" w:rsidR="00170E96" w:rsidRPr="00742B00" w:rsidRDefault="00170E96" w:rsidP="00170E96">
      <w:pPr>
        <w:spacing w:line="326" w:lineRule="exact"/>
        <w:rPr>
          <w:rFonts w:ascii="Times New Roman" w:eastAsia="Times New Roman" w:hAnsi="Times New Roman" w:cs="Times New Roman"/>
        </w:rPr>
      </w:pPr>
    </w:p>
    <w:p w14:paraId="6F5360D7" w14:textId="77777777" w:rsidR="00170E96" w:rsidRPr="00742B00" w:rsidRDefault="00170E96" w:rsidP="00170E96">
      <w:pPr>
        <w:spacing w:line="0" w:lineRule="atLeast"/>
        <w:ind w:right="-359"/>
        <w:jc w:val="center"/>
        <w:rPr>
          <w:rFonts w:ascii="Times New Roman" w:eastAsia="Times New Roman" w:hAnsi="Times New Roman" w:cs="Times New Roman"/>
          <w:i/>
          <w:sz w:val="28"/>
        </w:rPr>
      </w:pPr>
      <w:r w:rsidRPr="00742B00">
        <w:rPr>
          <w:rFonts w:ascii="Times New Roman" w:eastAsia="Times New Roman" w:hAnsi="Times New Roman" w:cs="Times New Roman"/>
          <w:b/>
          <w:sz w:val="28"/>
        </w:rPr>
        <w:t>“</w:t>
      </w:r>
      <w:proofErr w:type="spellStart"/>
      <w:r w:rsidRPr="00742B00">
        <w:rPr>
          <w:rFonts w:ascii="Times New Roman" w:eastAsia="Times New Roman" w:hAnsi="Times New Roman" w:cs="Times New Roman"/>
          <w:i/>
          <w:sz w:val="28"/>
        </w:rPr>
        <w:t>Hrishav</w:t>
      </w:r>
      <w:proofErr w:type="spellEnd"/>
      <w:r w:rsidRPr="00742B00">
        <w:rPr>
          <w:rFonts w:ascii="Times New Roman" w:eastAsia="Times New Roman" w:hAnsi="Times New Roman" w:cs="Times New Roman"/>
          <w:i/>
          <w:sz w:val="28"/>
        </w:rPr>
        <w:t xml:space="preserve"> Raghu Shrestha</w:t>
      </w:r>
    </w:p>
    <w:p w14:paraId="6CB6FAA2" w14:textId="77777777" w:rsidR="00170E96" w:rsidRPr="00742B00" w:rsidRDefault="00170E96" w:rsidP="00170E96">
      <w:pPr>
        <w:spacing w:line="319" w:lineRule="exact"/>
        <w:rPr>
          <w:rFonts w:ascii="Times New Roman" w:eastAsia="Times New Roman" w:hAnsi="Times New Roman" w:cs="Times New Roman"/>
        </w:rPr>
      </w:pPr>
    </w:p>
    <w:p w14:paraId="42BA13A9" w14:textId="77777777" w:rsidR="00170E96" w:rsidRPr="00742B00" w:rsidRDefault="00170E96" w:rsidP="00170E96">
      <w:pPr>
        <w:spacing w:line="0" w:lineRule="atLeast"/>
        <w:ind w:right="-359"/>
        <w:jc w:val="center"/>
        <w:rPr>
          <w:rFonts w:ascii="Times New Roman" w:eastAsia="Times New Roman" w:hAnsi="Times New Roman" w:cs="Times New Roman"/>
          <w:i/>
          <w:sz w:val="28"/>
        </w:rPr>
      </w:pPr>
      <w:r w:rsidRPr="00742B00">
        <w:rPr>
          <w:rFonts w:ascii="Times New Roman" w:eastAsia="Times New Roman" w:hAnsi="Times New Roman" w:cs="Times New Roman"/>
          <w:i/>
          <w:sz w:val="28"/>
        </w:rPr>
        <w:t>Shubh Raj Dhital</w:t>
      </w:r>
    </w:p>
    <w:p w14:paraId="77910924" w14:textId="77777777" w:rsidR="00170E96" w:rsidRPr="00742B00" w:rsidRDefault="00170E96" w:rsidP="00170E96">
      <w:pPr>
        <w:spacing w:line="319" w:lineRule="exact"/>
        <w:rPr>
          <w:rFonts w:ascii="Times New Roman" w:eastAsia="Times New Roman" w:hAnsi="Times New Roman" w:cs="Times New Roman"/>
        </w:rPr>
      </w:pPr>
    </w:p>
    <w:p w14:paraId="1218A69D" w14:textId="77777777" w:rsidR="00170E96" w:rsidRPr="00742B00" w:rsidRDefault="00170E96" w:rsidP="00170E96">
      <w:pPr>
        <w:spacing w:line="0" w:lineRule="atLeast"/>
        <w:ind w:right="-359"/>
        <w:jc w:val="center"/>
        <w:rPr>
          <w:rFonts w:ascii="Times New Roman" w:eastAsia="Times New Roman" w:hAnsi="Times New Roman" w:cs="Times New Roman"/>
          <w:i/>
          <w:sz w:val="28"/>
        </w:rPr>
      </w:pPr>
      <w:proofErr w:type="spellStart"/>
      <w:r w:rsidRPr="00742B00">
        <w:rPr>
          <w:rFonts w:ascii="Times New Roman" w:eastAsia="Times New Roman" w:hAnsi="Times New Roman" w:cs="Times New Roman"/>
          <w:i/>
          <w:sz w:val="28"/>
        </w:rPr>
        <w:t>Rikesh</w:t>
      </w:r>
      <w:proofErr w:type="spellEnd"/>
      <w:r w:rsidRPr="00742B00">
        <w:rPr>
          <w:rFonts w:ascii="Times New Roman" w:eastAsia="Times New Roman" w:hAnsi="Times New Roman" w:cs="Times New Roman"/>
          <w:i/>
          <w:sz w:val="28"/>
        </w:rPr>
        <w:t xml:space="preserve"> </w:t>
      </w:r>
      <w:proofErr w:type="spellStart"/>
      <w:r w:rsidRPr="00742B00">
        <w:rPr>
          <w:rFonts w:ascii="Times New Roman" w:eastAsia="Times New Roman" w:hAnsi="Times New Roman" w:cs="Times New Roman"/>
          <w:i/>
          <w:sz w:val="28"/>
        </w:rPr>
        <w:t>Karmacharya</w:t>
      </w:r>
      <w:proofErr w:type="spellEnd"/>
      <w:r w:rsidRPr="00742B00">
        <w:rPr>
          <w:rFonts w:ascii="Times New Roman" w:eastAsia="Times New Roman" w:hAnsi="Times New Roman" w:cs="Times New Roman"/>
          <w:b/>
          <w:sz w:val="28"/>
        </w:rPr>
        <w:t>”</w:t>
      </w:r>
    </w:p>
    <w:p w14:paraId="56BC8450" w14:textId="77777777" w:rsidR="00170E96" w:rsidRPr="00742B00" w:rsidRDefault="00170E96" w:rsidP="00170E96">
      <w:pPr>
        <w:spacing w:line="319" w:lineRule="exact"/>
        <w:rPr>
          <w:rFonts w:ascii="Times New Roman" w:eastAsia="Times New Roman" w:hAnsi="Times New Roman" w:cs="Times New Roman"/>
        </w:rPr>
      </w:pPr>
    </w:p>
    <w:p w14:paraId="192CE282" w14:textId="77777777" w:rsidR="00170E96" w:rsidRPr="00742B00" w:rsidRDefault="00EE04A9" w:rsidP="00170E96">
      <w:pPr>
        <w:spacing w:line="0" w:lineRule="atLeast"/>
        <w:ind w:left="1520"/>
        <w:rPr>
          <w:rFonts w:ascii="Times New Roman" w:eastAsia="Times New Roman" w:hAnsi="Times New Roman" w:cs="Times New Roman"/>
          <w:b/>
          <w:sz w:val="28"/>
        </w:rPr>
      </w:pPr>
      <w:r w:rsidRPr="00742B00">
        <w:rPr>
          <w:rFonts w:ascii="Times New Roman" w:eastAsia="Times New Roman" w:hAnsi="Times New Roman" w:cs="Times New Roman"/>
          <w:b/>
          <w:sz w:val="28"/>
        </w:rPr>
        <w:t>Who</w:t>
      </w:r>
      <w:r w:rsidR="00170E96" w:rsidRPr="00742B00">
        <w:rPr>
          <w:rFonts w:ascii="Times New Roman" w:eastAsia="Times New Roman" w:hAnsi="Times New Roman" w:cs="Times New Roman"/>
          <w:b/>
          <w:sz w:val="28"/>
        </w:rPr>
        <w:t xml:space="preserve"> carried out the project work under my </w:t>
      </w:r>
      <w:proofErr w:type="gramStart"/>
      <w:r w:rsidR="00170E96" w:rsidRPr="00742B00">
        <w:rPr>
          <w:rFonts w:ascii="Times New Roman" w:eastAsia="Times New Roman" w:hAnsi="Times New Roman" w:cs="Times New Roman"/>
          <w:b/>
          <w:sz w:val="28"/>
        </w:rPr>
        <w:t>supervision.</w:t>
      </w:r>
      <w:proofErr w:type="gramEnd"/>
    </w:p>
    <w:p w14:paraId="69FA48DA" w14:textId="77777777" w:rsidR="00170E96" w:rsidRPr="00742B00" w:rsidRDefault="00170E96" w:rsidP="00170E96">
      <w:pPr>
        <w:spacing w:line="200" w:lineRule="exact"/>
        <w:rPr>
          <w:rFonts w:ascii="Times New Roman" w:eastAsia="Times New Roman" w:hAnsi="Times New Roman" w:cs="Times New Roman"/>
        </w:rPr>
      </w:pPr>
    </w:p>
    <w:p w14:paraId="41C9B2CE" w14:textId="77777777" w:rsidR="00170E96" w:rsidRPr="00742B00" w:rsidRDefault="00170E96" w:rsidP="00170E96">
      <w:pPr>
        <w:spacing w:line="200" w:lineRule="exact"/>
        <w:rPr>
          <w:rFonts w:ascii="Times New Roman" w:eastAsia="Times New Roman" w:hAnsi="Times New Roman" w:cs="Times New Roman"/>
        </w:rPr>
      </w:pPr>
    </w:p>
    <w:p w14:paraId="71DD59FB" w14:textId="77777777" w:rsidR="00170E96" w:rsidRPr="00742B00" w:rsidRDefault="00170E96" w:rsidP="00170E96">
      <w:pPr>
        <w:spacing w:line="200" w:lineRule="exact"/>
        <w:rPr>
          <w:rFonts w:ascii="Times New Roman" w:eastAsia="Times New Roman" w:hAnsi="Times New Roman" w:cs="Times New Roman"/>
        </w:rPr>
      </w:pPr>
    </w:p>
    <w:p w14:paraId="53D1E785" w14:textId="77777777" w:rsidR="00170E96" w:rsidRPr="00742B00" w:rsidRDefault="00170E96" w:rsidP="00170E96">
      <w:pPr>
        <w:spacing w:line="200" w:lineRule="exact"/>
        <w:rPr>
          <w:rFonts w:ascii="Times New Roman" w:eastAsia="Times New Roman" w:hAnsi="Times New Roman" w:cs="Times New Roman"/>
        </w:rPr>
      </w:pPr>
    </w:p>
    <w:p w14:paraId="36ABC48A" w14:textId="77777777" w:rsidR="00170E96" w:rsidRPr="00742B00" w:rsidRDefault="00170E96" w:rsidP="00170E96">
      <w:pPr>
        <w:spacing w:line="200" w:lineRule="exact"/>
        <w:rPr>
          <w:rFonts w:ascii="Times New Roman" w:eastAsia="Times New Roman" w:hAnsi="Times New Roman" w:cs="Times New Roman"/>
        </w:rPr>
      </w:pPr>
    </w:p>
    <w:p w14:paraId="769FB932" w14:textId="77777777" w:rsidR="00170E96" w:rsidRPr="00742B00" w:rsidRDefault="00170E96" w:rsidP="00170E96">
      <w:pPr>
        <w:spacing w:line="200" w:lineRule="exact"/>
        <w:rPr>
          <w:rFonts w:ascii="Times New Roman" w:eastAsia="Times New Roman" w:hAnsi="Times New Roman" w:cs="Times New Roman"/>
        </w:rPr>
      </w:pPr>
    </w:p>
    <w:p w14:paraId="6890B5E9" w14:textId="77777777" w:rsidR="00170E96" w:rsidRPr="00742B00" w:rsidRDefault="00170E96" w:rsidP="00170E96">
      <w:pPr>
        <w:spacing w:line="200" w:lineRule="exact"/>
        <w:rPr>
          <w:rFonts w:ascii="Times New Roman" w:eastAsia="Times New Roman" w:hAnsi="Times New Roman" w:cs="Times New Roman"/>
        </w:rPr>
      </w:pPr>
    </w:p>
    <w:p w14:paraId="129FAA80" w14:textId="77777777" w:rsidR="00170E96" w:rsidRPr="00742B00" w:rsidRDefault="00170E96" w:rsidP="00170E96">
      <w:pPr>
        <w:spacing w:line="209" w:lineRule="exact"/>
        <w:rPr>
          <w:rFonts w:ascii="Times New Roman" w:eastAsia="Times New Roman" w:hAnsi="Times New Roman" w:cs="Times New Roman"/>
        </w:rPr>
      </w:pPr>
    </w:p>
    <w:p w14:paraId="125CB7D6" w14:textId="77777777" w:rsidR="00170E96" w:rsidRPr="00742B00" w:rsidRDefault="00170E96" w:rsidP="00170E96">
      <w:pPr>
        <w:spacing w:line="0" w:lineRule="atLeast"/>
        <w:ind w:left="720"/>
        <w:rPr>
          <w:rFonts w:ascii="Times New Roman" w:eastAsia="Times New Roman" w:hAnsi="Times New Roman" w:cs="Times New Roman"/>
          <w:b/>
          <w:sz w:val="28"/>
        </w:rPr>
      </w:pPr>
      <w:r w:rsidRPr="00742B00">
        <w:rPr>
          <w:rFonts w:ascii="Times New Roman" w:eastAsia="Times New Roman" w:hAnsi="Times New Roman" w:cs="Times New Roman"/>
          <w:b/>
          <w:sz w:val="28"/>
        </w:rPr>
        <w:t>Project Supervisor</w:t>
      </w:r>
    </w:p>
    <w:p w14:paraId="0A053D39" w14:textId="77777777" w:rsidR="00170E96" w:rsidRPr="00742B00" w:rsidRDefault="00170E96" w:rsidP="00170E96">
      <w:pPr>
        <w:spacing w:line="319" w:lineRule="exact"/>
        <w:rPr>
          <w:rFonts w:ascii="Times New Roman" w:eastAsia="Times New Roman" w:hAnsi="Times New Roman" w:cs="Times New Roman"/>
        </w:rPr>
      </w:pPr>
    </w:p>
    <w:p w14:paraId="060A7B31" w14:textId="77777777" w:rsidR="00170E96" w:rsidRPr="00742B00" w:rsidRDefault="00170E96" w:rsidP="00170E96">
      <w:pPr>
        <w:spacing w:line="0" w:lineRule="atLeast"/>
        <w:ind w:left="720"/>
        <w:rPr>
          <w:rFonts w:ascii="Times New Roman" w:eastAsia="Times New Roman" w:hAnsi="Times New Roman" w:cs="Times New Roman"/>
          <w:b/>
          <w:sz w:val="28"/>
        </w:rPr>
      </w:pPr>
      <w:r w:rsidRPr="00742B00">
        <w:rPr>
          <w:rFonts w:ascii="Times New Roman" w:eastAsia="Times New Roman" w:hAnsi="Times New Roman" w:cs="Times New Roman"/>
          <w:b/>
          <w:sz w:val="28"/>
        </w:rPr>
        <w:t>_____________________</w:t>
      </w:r>
    </w:p>
    <w:p w14:paraId="5B24C537" w14:textId="77777777" w:rsidR="00170E96" w:rsidRPr="00742B00" w:rsidRDefault="00170E96" w:rsidP="00170E96">
      <w:pPr>
        <w:spacing w:line="319" w:lineRule="exact"/>
        <w:rPr>
          <w:rFonts w:ascii="Times New Roman" w:eastAsia="Times New Roman" w:hAnsi="Times New Roman" w:cs="Times New Roman"/>
        </w:rPr>
      </w:pPr>
    </w:p>
    <w:p w14:paraId="2CAEB496" w14:textId="77777777" w:rsidR="00170E96" w:rsidRPr="00742B00" w:rsidRDefault="00170E96" w:rsidP="00170E96">
      <w:pPr>
        <w:spacing w:line="0" w:lineRule="atLeast"/>
        <w:ind w:left="720"/>
        <w:rPr>
          <w:rFonts w:ascii="Times New Roman" w:eastAsia="Times New Roman" w:hAnsi="Times New Roman" w:cs="Times New Roman"/>
          <w:b/>
          <w:sz w:val="28"/>
        </w:rPr>
      </w:pPr>
      <w:r w:rsidRPr="00742B00">
        <w:rPr>
          <w:rFonts w:ascii="Times New Roman" w:eastAsia="Times New Roman" w:hAnsi="Times New Roman" w:cs="Times New Roman"/>
          <w:b/>
          <w:sz w:val="28"/>
        </w:rPr>
        <w:t xml:space="preserve">Name: Mr. Satyendra </w:t>
      </w:r>
      <w:proofErr w:type="spellStart"/>
      <w:r w:rsidRPr="00742B00">
        <w:rPr>
          <w:rFonts w:ascii="Times New Roman" w:eastAsia="Times New Roman" w:hAnsi="Times New Roman" w:cs="Times New Roman"/>
          <w:b/>
          <w:sz w:val="28"/>
        </w:rPr>
        <w:t>Lohani</w:t>
      </w:r>
      <w:proofErr w:type="spellEnd"/>
    </w:p>
    <w:p w14:paraId="45529DA8" w14:textId="77777777" w:rsidR="00170E96" w:rsidRPr="00742B00" w:rsidRDefault="00170E96" w:rsidP="00170E96">
      <w:pPr>
        <w:spacing w:line="327" w:lineRule="exact"/>
        <w:rPr>
          <w:rFonts w:ascii="Times New Roman" w:eastAsia="Times New Roman" w:hAnsi="Times New Roman" w:cs="Times New Roman"/>
        </w:rPr>
      </w:pPr>
    </w:p>
    <w:p w14:paraId="0D771498" w14:textId="77777777" w:rsidR="00170E96" w:rsidRPr="00742B00" w:rsidRDefault="00170E96" w:rsidP="00170E96">
      <w:pPr>
        <w:spacing w:line="0" w:lineRule="atLeast"/>
        <w:ind w:right="-379" w:firstLine="720"/>
        <w:rPr>
          <w:rFonts w:ascii="Times New Roman" w:eastAsia="Times New Roman" w:hAnsi="Times New Roman" w:cs="Times New Roman"/>
          <w:sz w:val="24"/>
        </w:rPr>
      </w:pPr>
      <w:proofErr w:type="gramStart"/>
      <w:r w:rsidRPr="00742B00">
        <w:rPr>
          <w:rFonts w:ascii="Times New Roman" w:eastAsia="Times New Roman" w:hAnsi="Times New Roman" w:cs="Times New Roman"/>
          <w:b/>
          <w:sz w:val="28"/>
        </w:rPr>
        <w:t>Lecturer ,</w:t>
      </w:r>
      <w:proofErr w:type="gramEnd"/>
      <w:r w:rsidRPr="00742B00">
        <w:rPr>
          <w:rFonts w:ascii="Times New Roman" w:eastAsia="Times New Roman" w:hAnsi="Times New Roman" w:cs="Times New Roman"/>
          <w:b/>
          <w:sz w:val="28"/>
        </w:rPr>
        <w:t xml:space="preserve"> DOCSE, KU</w:t>
      </w:r>
    </w:p>
    <w:p w14:paraId="2C5DC78A" w14:textId="77777777" w:rsidR="00170E96" w:rsidRPr="00742B00" w:rsidRDefault="00170E96" w:rsidP="00170E96">
      <w:pPr>
        <w:rPr>
          <w:rFonts w:ascii="Times New Roman" w:eastAsia="Times New Roman" w:hAnsi="Times New Roman" w:cs="Times New Roman"/>
          <w:sz w:val="24"/>
        </w:rPr>
      </w:pPr>
    </w:p>
    <w:p w14:paraId="24BCB514" w14:textId="77777777" w:rsidR="00EE04A9" w:rsidRPr="00742B00" w:rsidRDefault="00EE04A9" w:rsidP="00170E96">
      <w:pPr>
        <w:rPr>
          <w:rFonts w:ascii="Times New Roman" w:eastAsia="Times New Roman" w:hAnsi="Times New Roman" w:cs="Times New Roman"/>
          <w:sz w:val="24"/>
        </w:rPr>
      </w:pPr>
    </w:p>
    <w:p w14:paraId="767B7FBA" w14:textId="77777777" w:rsidR="00EE04A9" w:rsidRPr="00742B00" w:rsidRDefault="00EE04A9" w:rsidP="00170E96">
      <w:pPr>
        <w:rPr>
          <w:rFonts w:ascii="Times New Roman" w:eastAsia="Times New Roman" w:hAnsi="Times New Roman" w:cs="Times New Roman"/>
          <w:sz w:val="24"/>
        </w:rPr>
      </w:pPr>
    </w:p>
    <w:p w14:paraId="7ADFFD00" w14:textId="77777777" w:rsidR="00EE04A9" w:rsidRPr="00742B00" w:rsidRDefault="00EE04A9" w:rsidP="00170E96">
      <w:pPr>
        <w:rPr>
          <w:rFonts w:ascii="Times New Roman" w:eastAsia="Times New Roman" w:hAnsi="Times New Roman" w:cs="Times New Roman"/>
          <w:sz w:val="24"/>
        </w:rPr>
      </w:pPr>
    </w:p>
    <w:p w14:paraId="7DF9E1B5" w14:textId="77777777" w:rsidR="00EE04A9" w:rsidRPr="00742B00" w:rsidRDefault="00EE04A9" w:rsidP="00170E96">
      <w:pPr>
        <w:rPr>
          <w:rFonts w:ascii="Times New Roman" w:eastAsia="Times New Roman" w:hAnsi="Times New Roman" w:cs="Times New Roman"/>
          <w:sz w:val="24"/>
        </w:rPr>
      </w:pPr>
    </w:p>
    <w:p w14:paraId="7654CE91" w14:textId="77777777" w:rsidR="00EE04A9" w:rsidRPr="00742B00" w:rsidRDefault="00EE04A9" w:rsidP="00170E96">
      <w:pPr>
        <w:rPr>
          <w:rFonts w:ascii="Times New Roman" w:eastAsia="Times New Roman" w:hAnsi="Times New Roman" w:cs="Times New Roman"/>
          <w:sz w:val="24"/>
        </w:rPr>
      </w:pPr>
    </w:p>
    <w:p w14:paraId="2E858D95" w14:textId="77777777" w:rsidR="00EE04A9" w:rsidRPr="00742B00" w:rsidRDefault="00EE04A9" w:rsidP="00170E96">
      <w:pPr>
        <w:rPr>
          <w:rFonts w:ascii="Times New Roman" w:eastAsia="Times New Roman" w:hAnsi="Times New Roman" w:cs="Times New Roman"/>
          <w:sz w:val="24"/>
        </w:rPr>
      </w:pPr>
    </w:p>
    <w:p w14:paraId="54955F2D" w14:textId="77777777" w:rsidR="00EE04A9" w:rsidRPr="00742B00" w:rsidRDefault="00EE04A9" w:rsidP="00170E96">
      <w:pPr>
        <w:rPr>
          <w:rFonts w:ascii="Times New Roman" w:eastAsia="Times New Roman" w:hAnsi="Times New Roman" w:cs="Times New Roman"/>
          <w:sz w:val="24"/>
        </w:rPr>
      </w:pPr>
    </w:p>
    <w:p w14:paraId="01711738" w14:textId="77777777" w:rsidR="00EE04A9" w:rsidRPr="00742B00" w:rsidRDefault="00EE04A9" w:rsidP="00170E96">
      <w:pPr>
        <w:rPr>
          <w:rFonts w:ascii="Times New Roman" w:eastAsia="Times New Roman" w:hAnsi="Times New Roman" w:cs="Times New Roman"/>
          <w:sz w:val="24"/>
        </w:rPr>
      </w:pPr>
    </w:p>
    <w:p w14:paraId="6A9478F6" w14:textId="77777777" w:rsidR="00EE04A9" w:rsidRPr="00742B00" w:rsidRDefault="00EE04A9" w:rsidP="00170E96">
      <w:pPr>
        <w:rPr>
          <w:rFonts w:ascii="Times New Roman" w:eastAsia="Times New Roman" w:hAnsi="Times New Roman" w:cs="Times New Roman"/>
          <w:sz w:val="24"/>
        </w:rPr>
      </w:pPr>
    </w:p>
    <w:p w14:paraId="5CF1695B" w14:textId="77777777" w:rsidR="00EE04A9" w:rsidRPr="00742B00" w:rsidRDefault="00EE04A9" w:rsidP="00170E96">
      <w:pPr>
        <w:rPr>
          <w:rFonts w:ascii="Times New Roman" w:eastAsia="Times New Roman" w:hAnsi="Times New Roman" w:cs="Times New Roman"/>
          <w:sz w:val="24"/>
        </w:rPr>
      </w:pPr>
    </w:p>
    <w:p w14:paraId="2A8CFBA5" w14:textId="77777777" w:rsidR="00613129" w:rsidRDefault="00B371DE">
      <w:pPr>
        <w:spacing w:after="160" w:line="259" w:lineRule="auto"/>
        <w:rPr>
          <w:rFonts w:ascii="Times New Roman" w:eastAsia="Times New Roman" w:hAnsi="Times New Roman" w:cs="Times New Roman"/>
          <w:sz w:val="24"/>
        </w:rPr>
        <w:sectPr w:rsidR="00613129">
          <w:footerReference w:type="default" r:id="rId9"/>
          <w:pgSz w:w="12240" w:h="15840"/>
          <w:pgMar w:top="1440" w:right="1440" w:bottom="1440" w:left="1440" w:header="720" w:footer="720" w:gutter="0"/>
          <w:cols w:space="720"/>
          <w:docGrid w:linePitch="360"/>
        </w:sectPr>
      </w:pPr>
      <w:r>
        <w:rPr>
          <w:rFonts w:ascii="Times New Roman" w:eastAsia="Times New Roman" w:hAnsi="Times New Roman" w:cs="Times New Roman"/>
          <w:sz w:val="24"/>
        </w:rPr>
        <w:br w:type="page"/>
      </w:r>
    </w:p>
    <w:p w14:paraId="3463B442" w14:textId="1494C66D" w:rsidR="00B371DE" w:rsidRDefault="00B371DE">
      <w:pPr>
        <w:spacing w:after="160" w:line="259" w:lineRule="auto"/>
        <w:rPr>
          <w:rFonts w:ascii="Times New Roman" w:eastAsia="Times New Roman" w:hAnsi="Times New Roman" w:cs="Times New Roman"/>
          <w:sz w:val="24"/>
        </w:rPr>
      </w:pPr>
    </w:p>
    <w:p w14:paraId="5892CFAC" w14:textId="77777777" w:rsidR="00EE04A9" w:rsidRPr="00742B00" w:rsidRDefault="00EE04A9" w:rsidP="00742B00">
      <w:pPr>
        <w:pStyle w:val="Heading1"/>
        <w:rPr>
          <w:rFonts w:eastAsia="Times New Roman"/>
        </w:rPr>
      </w:pPr>
      <w:bookmarkStart w:id="2" w:name="_Toc52202191"/>
      <w:bookmarkStart w:id="3" w:name="_Toc52203311"/>
      <w:r w:rsidRPr="00742B00">
        <w:rPr>
          <w:rFonts w:eastAsia="Times New Roman"/>
        </w:rPr>
        <w:t>Acknowledgement</w:t>
      </w:r>
      <w:bookmarkEnd w:id="2"/>
      <w:bookmarkEnd w:id="3"/>
    </w:p>
    <w:p w14:paraId="1335D6EC" w14:textId="77777777" w:rsidR="00EE04A9" w:rsidRPr="00742B00" w:rsidRDefault="00EE04A9" w:rsidP="00170E96">
      <w:pPr>
        <w:rPr>
          <w:rFonts w:ascii="Times New Roman" w:eastAsia="Times New Roman" w:hAnsi="Times New Roman" w:cs="Times New Roman"/>
          <w:b/>
          <w:sz w:val="32"/>
        </w:rPr>
      </w:pPr>
    </w:p>
    <w:p w14:paraId="1382E29F" w14:textId="77777777" w:rsidR="00EE04A9" w:rsidRPr="00742B00" w:rsidRDefault="00EE04A9" w:rsidP="00EE04A9">
      <w:pPr>
        <w:spacing w:afterLines="36" w:after="86" w:line="360" w:lineRule="auto"/>
        <w:jc w:val="both"/>
        <w:rPr>
          <w:rFonts w:ascii="Times New Roman" w:hAnsi="Times New Roman" w:cs="Times New Roman"/>
          <w:sz w:val="24"/>
          <w:szCs w:val="24"/>
        </w:rPr>
      </w:pPr>
      <w:r w:rsidRPr="00742B00">
        <w:rPr>
          <w:rFonts w:ascii="Times New Roman" w:hAnsi="Times New Roman" w:cs="Times New Roman"/>
          <w:sz w:val="24"/>
          <w:szCs w:val="24"/>
        </w:rPr>
        <w:t xml:space="preserve">The preparation of our project ‘COVID Update’ was made possible through the valuable contribution of ‘Department of Computer Science and Engineering’ and our project coordinator </w:t>
      </w:r>
      <w:r w:rsidRPr="00742B00">
        <w:rPr>
          <w:rFonts w:ascii="Times New Roman" w:hAnsi="Times New Roman" w:cs="Times New Roman"/>
          <w:b/>
          <w:sz w:val="24"/>
          <w:szCs w:val="24"/>
        </w:rPr>
        <w:t>Dr. Gajendra Sharma</w:t>
      </w:r>
      <w:r w:rsidRPr="00742B00">
        <w:rPr>
          <w:rFonts w:ascii="Times New Roman" w:hAnsi="Times New Roman" w:cs="Times New Roman"/>
          <w:sz w:val="24"/>
          <w:szCs w:val="24"/>
        </w:rPr>
        <w:t xml:space="preserve"> as well as our supervisor </w:t>
      </w:r>
      <w:r w:rsidRPr="00742B00">
        <w:rPr>
          <w:rFonts w:ascii="Times New Roman" w:hAnsi="Times New Roman" w:cs="Times New Roman"/>
          <w:b/>
          <w:sz w:val="24"/>
          <w:szCs w:val="24"/>
        </w:rPr>
        <w:t xml:space="preserve">Mr. Satyendra </w:t>
      </w:r>
      <w:proofErr w:type="spellStart"/>
      <w:r w:rsidRPr="00742B00">
        <w:rPr>
          <w:rFonts w:ascii="Times New Roman" w:hAnsi="Times New Roman" w:cs="Times New Roman"/>
          <w:b/>
          <w:sz w:val="24"/>
          <w:szCs w:val="24"/>
        </w:rPr>
        <w:t>Lohani</w:t>
      </w:r>
      <w:proofErr w:type="spellEnd"/>
      <w:r w:rsidRPr="00742B00">
        <w:rPr>
          <w:rFonts w:ascii="Times New Roman" w:hAnsi="Times New Roman" w:cs="Times New Roman"/>
          <w:sz w:val="24"/>
          <w:szCs w:val="24"/>
        </w:rPr>
        <w:t xml:space="preserve"> who gave us platform to work away from our regular course and gave his precious time to involve and discuss about the necessary parts for the development of our project. His help in maintaining a sequential execution of tasks helped us meet all the deadlines </w:t>
      </w:r>
      <w:proofErr w:type="gramStart"/>
      <w:r w:rsidRPr="00742B00">
        <w:rPr>
          <w:rFonts w:ascii="Times New Roman" w:hAnsi="Times New Roman" w:cs="Times New Roman"/>
          <w:sz w:val="24"/>
          <w:szCs w:val="24"/>
        </w:rPr>
        <w:t>put  forth</w:t>
      </w:r>
      <w:proofErr w:type="gramEnd"/>
      <w:r w:rsidRPr="00742B00">
        <w:rPr>
          <w:rFonts w:ascii="Times New Roman" w:hAnsi="Times New Roman" w:cs="Times New Roman"/>
          <w:sz w:val="24"/>
          <w:szCs w:val="24"/>
        </w:rPr>
        <w:t xml:space="preserve"> during this project. He has been a true positive motivation for us all along the way.</w:t>
      </w:r>
    </w:p>
    <w:p w14:paraId="1F3C9ACC" w14:textId="77777777" w:rsidR="00EE04A9" w:rsidRPr="00742B00" w:rsidRDefault="00EE04A9" w:rsidP="00EE04A9">
      <w:pPr>
        <w:spacing w:afterLines="36" w:after="86" w:line="360" w:lineRule="auto"/>
        <w:jc w:val="both"/>
        <w:rPr>
          <w:rFonts w:ascii="Times New Roman" w:hAnsi="Times New Roman" w:cs="Times New Roman"/>
          <w:sz w:val="24"/>
          <w:szCs w:val="24"/>
        </w:rPr>
      </w:pPr>
    </w:p>
    <w:p w14:paraId="730B3DF4" w14:textId="77777777" w:rsidR="00EE04A9" w:rsidRPr="00742B00" w:rsidRDefault="00EE04A9" w:rsidP="00EE04A9">
      <w:pPr>
        <w:spacing w:afterLines="36" w:after="86" w:line="360" w:lineRule="auto"/>
        <w:jc w:val="both"/>
        <w:rPr>
          <w:rFonts w:ascii="Times New Roman" w:eastAsia="Georgia" w:hAnsi="Times New Roman" w:cs="Times New Roman"/>
          <w:sz w:val="24"/>
          <w:szCs w:val="24"/>
        </w:rPr>
      </w:pPr>
      <w:proofErr w:type="gramStart"/>
      <w:r w:rsidRPr="00742B00">
        <w:rPr>
          <w:rFonts w:ascii="Times New Roman" w:eastAsia="Georgia" w:hAnsi="Times New Roman" w:cs="Times New Roman"/>
          <w:sz w:val="24"/>
          <w:szCs w:val="24"/>
        </w:rPr>
        <w:t>Lastly</w:t>
      </w:r>
      <w:proofErr w:type="gramEnd"/>
      <w:r w:rsidRPr="00742B00">
        <w:rPr>
          <w:rFonts w:ascii="Times New Roman" w:eastAsia="Georgia" w:hAnsi="Times New Roman" w:cs="Times New Roman"/>
          <w:sz w:val="24"/>
          <w:szCs w:val="24"/>
        </w:rPr>
        <w:t xml:space="preserve"> we would like to thank our seniors, friends and anyone else who provided us with required study materials or any other form of guidance which helped us complete this project. Thank You.</w:t>
      </w:r>
    </w:p>
    <w:p w14:paraId="11549C2D" w14:textId="77777777" w:rsidR="00170E96" w:rsidRPr="00742B00" w:rsidRDefault="00170E96" w:rsidP="00170E96">
      <w:pPr>
        <w:rPr>
          <w:rFonts w:ascii="Times New Roman" w:hAnsi="Times New Roman" w:cs="Times New Roman"/>
        </w:rPr>
      </w:pPr>
    </w:p>
    <w:p w14:paraId="75F8186D" w14:textId="77777777" w:rsidR="00214320" w:rsidRPr="00742B00" w:rsidRDefault="00214320" w:rsidP="00170E96">
      <w:pPr>
        <w:rPr>
          <w:rFonts w:ascii="Times New Roman" w:hAnsi="Times New Roman" w:cs="Times New Roman"/>
        </w:rPr>
      </w:pPr>
    </w:p>
    <w:p w14:paraId="49CE02A3" w14:textId="77777777" w:rsidR="00214320" w:rsidRPr="00742B00" w:rsidRDefault="00214320" w:rsidP="00170E96">
      <w:pPr>
        <w:rPr>
          <w:rFonts w:ascii="Times New Roman" w:hAnsi="Times New Roman" w:cs="Times New Roman"/>
        </w:rPr>
      </w:pPr>
    </w:p>
    <w:p w14:paraId="7F47F68F" w14:textId="390E3B8A" w:rsidR="00613129" w:rsidRDefault="00613129">
      <w:pPr>
        <w:spacing w:after="160" w:line="259" w:lineRule="auto"/>
        <w:rPr>
          <w:rFonts w:ascii="Times New Roman" w:hAnsi="Times New Roman" w:cs="Times New Roman"/>
        </w:rPr>
      </w:pPr>
      <w:r>
        <w:rPr>
          <w:rFonts w:ascii="Times New Roman" w:hAnsi="Times New Roman" w:cs="Times New Roman"/>
        </w:rPr>
        <w:br w:type="page"/>
      </w:r>
    </w:p>
    <w:p w14:paraId="272380BA" w14:textId="77777777" w:rsidR="00214320" w:rsidRPr="00742B00" w:rsidRDefault="00214320" w:rsidP="00742B00">
      <w:pPr>
        <w:pStyle w:val="Heading1"/>
        <w:rPr>
          <w:rFonts w:eastAsia="Times New Roman"/>
        </w:rPr>
      </w:pPr>
      <w:bookmarkStart w:id="4" w:name="_Toc52202192"/>
      <w:bookmarkStart w:id="5" w:name="_Toc52203312"/>
      <w:r w:rsidRPr="00742B00">
        <w:rPr>
          <w:rFonts w:eastAsia="Times New Roman"/>
        </w:rPr>
        <w:lastRenderedPageBreak/>
        <w:t>Abstract</w:t>
      </w:r>
      <w:bookmarkEnd w:id="4"/>
      <w:bookmarkEnd w:id="5"/>
    </w:p>
    <w:p w14:paraId="180E2256" w14:textId="77777777" w:rsidR="00214320" w:rsidRPr="00742B00" w:rsidRDefault="00214320" w:rsidP="00214320">
      <w:pPr>
        <w:spacing w:line="0" w:lineRule="atLeast"/>
        <w:ind w:left="720"/>
        <w:rPr>
          <w:rFonts w:ascii="Times New Roman" w:eastAsia="Times New Roman" w:hAnsi="Times New Roman" w:cs="Times New Roman"/>
          <w:b/>
          <w:sz w:val="32"/>
        </w:rPr>
      </w:pPr>
    </w:p>
    <w:p w14:paraId="7147EAA5" w14:textId="22333091" w:rsidR="00613129" w:rsidRDefault="00214320" w:rsidP="00613129">
      <w:pPr>
        <w:spacing w:line="360" w:lineRule="auto"/>
        <w:ind w:left="720"/>
        <w:jc w:val="both"/>
        <w:rPr>
          <w:rFonts w:ascii="Times New Roman" w:eastAsia="Times New Roman" w:hAnsi="Times New Roman" w:cs="Times New Roman"/>
          <w:sz w:val="24"/>
        </w:rPr>
      </w:pPr>
      <w:r w:rsidRPr="00742B00">
        <w:rPr>
          <w:rFonts w:ascii="Times New Roman" w:eastAsia="Times New Roman" w:hAnsi="Times New Roman" w:cs="Times New Roman"/>
          <w:sz w:val="24"/>
        </w:rPr>
        <w:t xml:space="preserve">This </w:t>
      </w:r>
      <w:r w:rsidR="00121B81" w:rsidRPr="00742B00">
        <w:rPr>
          <w:rFonts w:ascii="Times New Roman" w:eastAsia="Times New Roman" w:hAnsi="Times New Roman" w:cs="Times New Roman"/>
          <w:sz w:val="24"/>
        </w:rPr>
        <w:t xml:space="preserve">project initiated due to the current pandemic ongoing around the world. People are scared and are still unaware of the extend of the danger we are in. “COVID Update” is supposed to be </w:t>
      </w:r>
      <w:proofErr w:type="gramStart"/>
      <w:r w:rsidR="00121B81" w:rsidRPr="00742B00">
        <w:rPr>
          <w:rFonts w:ascii="Times New Roman" w:eastAsia="Times New Roman" w:hAnsi="Times New Roman" w:cs="Times New Roman"/>
          <w:sz w:val="24"/>
        </w:rPr>
        <w:t>an</w:t>
      </w:r>
      <w:proofErr w:type="gramEnd"/>
      <w:r w:rsidR="00121B81" w:rsidRPr="00742B00">
        <w:rPr>
          <w:rFonts w:ascii="Times New Roman" w:eastAsia="Times New Roman" w:hAnsi="Times New Roman" w:cs="Times New Roman"/>
          <w:sz w:val="24"/>
        </w:rPr>
        <w:t xml:space="preserve"> mobile application that would help Nepalese users to get easy access to the status of Pandemic in Nepal. Although Ministry of Health Nepal regularly updates the website</w:t>
      </w:r>
      <w:r w:rsidR="005F091E" w:rsidRPr="00742B00">
        <w:rPr>
          <w:rFonts w:ascii="Times New Roman" w:eastAsia="Times New Roman" w:hAnsi="Times New Roman" w:cs="Times New Roman"/>
          <w:sz w:val="24"/>
        </w:rPr>
        <w:t xml:space="preserve"> on the current cases, you need to access it through web browser every time and it can be frustrating and confusing. We aimed to tackle that problem with a mobile application that would fetch the most up-to-date status of people associated with the virus. Nepalese are not the most tech experts when it comes to </w:t>
      </w:r>
      <w:r w:rsidR="00156835" w:rsidRPr="00742B00">
        <w:rPr>
          <w:rFonts w:ascii="Times New Roman" w:eastAsia="Times New Roman" w:hAnsi="Times New Roman" w:cs="Times New Roman"/>
          <w:sz w:val="24"/>
        </w:rPr>
        <w:t>searching for data</w:t>
      </w:r>
      <w:r w:rsidR="005F091E" w:rsidRPr="00742B00">
        <w:rPr>
          <w:rFonts w:ascii="Times New Roman" w:eastAsia="Times New Roman" w:hAnsi="Times New Roman" w:cs="Times New Roman"/>
          <w:sz w:val="24"/>
        </w:rPr>
        <w:t xml:space="preserve"> that is why we made this application to help them with minimum </w:t>
      </w:r>
      <w:r w:rsidR="00156835" w:rsidRPr="00742B00">
        <w:rPr>
          <w:rFonts w:ascii="Times New Roman" w:eastAsia="Times New Roman" w:hAnsi="Times New Roman" w:cs="Times New Roman"/>
          <w:sz w:val="24"/>
        </w:rPr>
        <w:t>and easy</w:t>
      </w:r>
      <w:r w:rsidR="005F091E" w:rsidRPr="00742B00">
        <w:rPr>
          <w:rFonts w:ascii="Times New Roman" w:eastAsia="Times New Roman" w:hAnsi="Times New Roman" w:cs="Times New Roman"/>
          <w:sz w:val="24"/>
        </w:rPr>
        <w:t xml:space="preserve"> steps.</w:t>
      </w:r>
      <w:r w:rsidR="00156835" w:rsidRPr="00742B00">
        <w:rPr>
          <w:rFonts w:ascii="Times New Roman" w:eastAsia="Times New Roman" w:hAnsi="Times New Roman" w:cs="Times New Roman"/>
          <w:sz w:val="24"/>
        </w:rPr>
        <w:t xml:space="preserve"> </w:t>
      </w:r>
      <w:proofErr w:type="gramStart"/>
      <w:r w:rsidR="00156835" w:rsidRPr="00742B00">
        <w:rPr>
          <w:rFonts w:ascii="Times New Roman" w:eastAsia="Times New Roman" w:hAnsi="Times New Roman" w:cs="Times New Roman"/>
          <w:sz w:val="24"/>
        </w:rPr>
        <w:t>So</w:t>
      </w:r>
      <w:proofErr w:type="gramEnd"/>
      <w:r w:rsidR="00156835" w:rsidRPr="00742B00">
        <w:rPr>
          <w:rFonts w:ascii="Times New Roman" w:eastAsia="Times New Roman" w:hAnsi="Times New Roman" w:cs="Times New Roman"/>
          <w:sz w:val="24"/>
        </w:rPr>
        <w:t xml:space="preserve"> we decided to develop this application with the use of Flutter UI Developing Tool, Dart as the programming language which is integrated within Flutter, Google’s Firebase as database to the application. In these tough times, </w:t>
      </w:r>
      <w:proofErr w:type="gramStart"/>
      <w:r w:rsidR="00156835" w:rsidRPr="00742B00">
        <w:rPr>
          <w:rFonts w:ascii="Times New Roman" w:eastAsia="Times New Roman" w:hAnsi="Times New Roman" w:cs="Times New Roman"/>
          <w:sz w:val="24"/>
        </w:rPr>
        <w:t>It</w:t>
      </w:r>
      <w:proofErr w:type="gramEnd"/>
      <w:r w:rsidR="00156835" w:rsidRPr="00742B00">
        <w:rPr>
          <w:rFonts w:ascii="Times New Roman" w:eastAsia="Times New Roman" w:hAnsi="Times New Roman" w:cs="Times New Roman"/>
          <w:sz w:val="24"/>
        </w:rPr>
        <w:t xml:space="preserve"> is important to be safe and understand the state you are in and our application intents to ease it.</w:t>
      </w:r>
    </w:p>
    <w:p w14:paraId="4DDFCD1F" w14:textId="77777777" w:rsidR="00613129" w:rsidRDefault="00613129">
      <w:pPr>
        <w:spacing w:after="160" w:line="259" w:lineRule="auto"/>
        <w:rPr>
          <w:rFonts w:ascii="Times New Roman" w:eastAsia="Times New Roman" w:hAnsi="Times New Roman" w:cs="Times New Roman"/>
          <w:sz w:val="24"/>
        </w:rPr>
        <w:sectPr w:rsidR="00613129" w:rsidSect="00613129">
          <w:footerReference w:type="default" r:id="rId10"/>
          <w:pgSz w:w="12240" w:h="15840"/>
          <w:pgMar w:top="1440" w:right="1440" w:bottom="1440" w:left="1440" w:header="720" w:footer="720" w:gutter="0"/>
          <w:pgNumType w:fmt="lowerRoman" w:start="1"/>
          <w:cols w:space="720"/>
          <w:docGrid w:linePitch="360"/>
          <w:sectPrChange w:id="10" w:author="Shubh Dhital" w:date="2020-09-28T16:19:00Z">
            <w:sectPr w:rsidR="00613129" w:rsidSect="00613129">
              <w:pgMar w:top="1440" w:right="1440" w:bottom="1440" w:left="1440" w:header="720" w:footer="720" w:gutter="0"/>
              <w:pgNumType w:fmt="decimal"/>
            </w:sectPr>
          </w:sectPrChange>
        </w:sectPr>
      </w:pPr>
      <w:r>
        <w:rPr>
          <w:rFonts w:ascii="Times New Roman" w:eastAsia="Times New Roman" w:hAnsi="Times New Roman" w:cs="Times New Roman"/>
          <w:sz w:val="24"/>
        </w:rPr>
        <w:br w:type="page"/>
      </w:r>
    </w:p>
    <w:customXmlInsRangeStart w:id="11" w:author="Shubh Dhital" w:date="2020-09-28T16:33:00Z"/>
    <w:sdt>
      <w:sdtPr>
        <w:rPr>
          <w:rFonts w:ascii="Calibri" w:eastAsia="Calibri" w:hAnsi="Calibri" w:cs="Arial"/>
          <w:color w:val="auto"/>
          <w:sz w:val="20"/>
          <w:szCs w:val="20"/>
          <w:lang w:bidi="ne-NP"/>
        </w:rPr>
        <w:id w:val="-740863706"/>
        <w:docPartObj>
          <w:docPartGallery w:val="Table of Contents"/>
          <w:docPartUnique/>
        </w:docPartObj>
      </w:sdtPr>
      <w:sdtEndPr>
        <w:rPr>
          <w:b/>
          <w:bCs/>
          <w:noProof/>
        </w:rPr>
      </w:sdtEndPr>
      <w:sdtContent>
        <w:customXmlInsRangeEnd w:id="11"/>
        <w:p w14:paraId="0FA1EDC9" w14:textId="04591E4E" w:rsidR="00232CF0" w:rsidRPr="00D15E0A" w:rsidRDefault="00232CF0">
          <w:pPr>
            <w:pStyle w:val="TOCHeading"/>
            <w:rPr>
              <w:ins w:id="12" w:author="Shubh Dhital" w:date="2020-09-28T16:33:00Z"/>
              <w:rFonts w:ascii="Times New Roman" w:hAnsi="Times New Roman" w:cs="Times New Roman"/>
              <w:b/>
              <w:bCs/>
              <w:color w:val="auto"/>
            </w:rPr>
          </w:pPr>
          <w:ins w:id="13" w:author="Shubh Dhital" w:date="2020-09-28T16:33:00Z">
            <w:r w:rsidRPr="00D15E0A">
              <w:rPr>
                <w:rFonts w:ascii="Times New Roman" w:hAnsi="Times New Roman" w:cs="Times New Roman"/>
                <w:b/>
                <w:bCs/>
                <w:color w:val="auto"/>
              </w:rPr>
              <w:t>Table of Contents</w:t>
            </w:r>
          </w:ins>
        </w:p>
        <w:p w14:paraId="16DF6C8F" w14:textId="3C995EDA" w:rsidR="00232CF0" w:rsidRPr="00D15E0A" w:rsidRDefault="00232CF0">
          <w:pPr>
            <w:pStyle w:val="TOC1"/>
            <w:tabs>
              <w:tab w:val="right" w:leader="dot" w:pos="9350"/>
            </w:tabs>
            <w:rPr>
              <w:rFonts w:ascii="Times New Roman" w:eastAsiaTheme="minorEastAsia" w:hAnsi="Times New Roman" w:cs="Times New Roman"/>
              <w:noProof/>
              <w:sz w:val="24"/>
              <w:szCs w:val="24"/>
              <w:lang w:val="en-GB" w:eastAsia="en-GB" w:bidi="ar-SA"/>
            </w:rPr>
          </w:pPr>
          <w:ins w:id="14" w:author="Shubh Dhital" w:date="2020-09-28T16:33:00Z">
            <w:r w:rsidRPr="00D15E0A">
              <w:rPr>
                <w:rFonts w:ascii="Times New Roman" w:hAnsi="Times New Roman" w:cs="Times New Roman"/>
                <w:sz w:val="24"/>
                <w:szCs w:val="24"/>
              </w:rPr>
              <w:fldChar w:fldCharType="begin"/>
            </w:r>
            <w:r w:rsidRPr="00D15E0A">
              <w:rPr>
                <w:rFonts w:ascii="Times New Roman" w:hAnsi="Times New Roman" w:cs="Times New Roman"/>
                <w:sz w:val="24"/>
                <w:szCs w:val="24"/>
              </w:rPr>
              <w:instrText xml:space="preserve"> TOC \o "1-3" \h \z \u </w:instrText>
            </w:r>
            <w:r w:rsidRPr="00D15E0A">
              <w:rPr>
                <w:rFonts w:ascii="Times New Roman" w:hAnsi="Times New Roman" w:cs="Times New Roman"/>
                <w:sz w:val="24"/>
                <w:szCs w:val="24"/>
              </w:rPr>
              <w:fldChar w:fldCharType="separate"/>
            </w:r>
          </w:ins>
          <w:hyperlink w:anchor="_Toc52203311" w:history="1">
            <w:r w:rsidRPr="00D15E0A">
              <w:rPr>
                <w:rStyle w:val="Hyperlink"/>
                <w:rFonts w:ascii="Times New Roman" w:eastAsia="Times New Roman" w:hAnsi="Times New Roman" w:cs="Times New Roman"/>
                <w:noProof/>
                <w:sz w:val="24"/>
                <w:szCs w:val="24"/>
              </w:rPr>
              <w:t>Acknowledgement</w:t>
            </w:r>
            <w:r w:rsidRPr="00D15E0A">
              <w:rPr>
                <w:rFonts w:ascii="Times New Roman" w:hAnsi="Times New Roman" w:cs="Times New Roman"/>
                <w:noProof/>
                <w:webHidden/>
                <w:sz w:val="24"/>
                <w:szCs w:val="24"/>
              </w:rPr>
              <w:tab/>
            </w:r>
            <w:r w:rsidRPr="00D15E0A">
              <w:rPr>
                <w:rFonts w:ascii="Times New Roman" w:hAnsi="Times New Roman" w:cs="Times New Roman"/>
                <w:noProof/>
                <w:webHidden/>
                <w:sz w:val="24"/>
                <w:szCs w:val="24"/>
              </w:rPr>
              <w:fldChar w:fldCharType="begin"/>
            </w:r>
            <w:r w:rsidRPr="00D15E0A">
              <w:rPr>
                <w:rFonts w:ascii="Times New Roman" w:hAnsi="Times New Roman" w:cs="Times New Roman"/>
                <w:noProof/>
                <w:webHidden/>
                <w:sz w:val="24"/>
                <w:szCs w:val="24"/>
              </w:rPr>
              <w:instrText xml:space="preserve"> PAGEREF _Toc52203311 \h </w:instrText>
            </w:r>
            <w:r w:rsidRPr="00D15E0A">
              <w:rPr>
                <w:rFonts w:ascii="Times New Roman" w:hAnsi="Times New Roman" w:cs="Times New Roman"/>
                <w:noProof/>
                <w:webHidden/>
                <w:sz w:val="24"/>
                <w:szCs w:val="24"/>
              </w:rPr>
            </w:r>
            <w:r w:rsidRPr="00D15E0A">
              <w:rPr>
                <w:rFonts w:ascii="Times New Roman" w:hAnsi="Times New Roman" w:cs="Times New Roman"/>
                <w:noProof/>
                <w:webHidden/>
                <w:sz w:val="24"/>
                <w:szCs w:val="24"/>
              </w:rPr>
              <w:fldChar w:fldCharType="separate"/>
            </w:r>
            <w:r w:rsidRPr="00D15E0A">
              <w:rPr>
                <w:rFonts w:ascii="Times New Roman" w:hAnsi="Times New Roman" w:cs="Times New Roman"/>
                <w:noProof/>
                <w:webHidden/>
                <w:sz w:val="24"/>
                <w:szCs w:val="24"/>
              </w:rPr>
              <w:t>i</w:t>
            </w:r>
            <w:r w:rsidRPr="00D15E0A">
              <w:rPr>
                <w:rFonts w:ascii="Times New Roman" w:hAnsi="Times New Roman" w:cs="Times New Roman"/>
                <w:noProof/>
                <w:webHidden/>
                <w:sz w:val="24"/>
                <w:szCs w:val="24"/>
              </w:rPr>
              <w:fldChar w:fldCharType="end"/>
            </w:r>
          </w:hyperlink>
        </w:p>
        <w:p w14:paraId="145476E7" w14:textId="09861B48" w:rsidR="00232CF0" w:rsidRPr="00D15E0A" w:rsidRDefault="00AF5242">
          <w:pPr>
            <w:pStyle w:val="TOC1"/>
            <w:tabs>
              <w:tab w:val="right" w:leader="dot" w:pos="9350"/>
            </w:tabs>
            <w:rPr>
              <w:rFonts w:ascii="Times New Roman" w:eastAsiaTheme="minorEastAsia" w:hAnsi="Times New Roman" w:cs="Times New Roman"/>
              <w:noProof/>
              <w:sz w:val="24"/>
              <w:szCs w:val="24"/>
              <w:lang w:val="en-GB" w:eastAsia="en-GB" w:bidi="ar-SA"/>
            </w:rPr>
          </w:pPr>
          <w:hyperlink w:anchor="_Toc52203312" w:history="1">
            <w:r w:rsidR="00232CF0" w:rsidRPr="00D15E0A">
              <w:rPr>
                <w:rStyle w:val="Hyperlink"/>
                <w:rFonts w:ascii="Times New Roman" w:eastAsia="Times New Roman" w:hAnsi="Times New Roman" w:cs="Times New Roman"/>
                <w:noProof/>
                <w:sz w:val="24"/>
                <w:szCs w:val="24"/>
              </w:rPr>
              <w:t>Abstract</w:t>
            </w:r>
            <w:r w:rsidR="00232CF0" w:rsidRPr="00D15E0A">
              <w:rPr>
                <w:rFonts w:ascii="Times New Roman" w:hAnsi="Times New Roman" w:cs="Times New Roman"/>
                <w:noProof/>
                <w:webHidden/>
                <w:sz w:val="24"/>
                <w:szCs w:val="24"/>
              </w:rPr>
              <w:tab/>
            </w:r>
            <w:r w:rsidR="00232CF0" w:rsidRPr="00D15E0A">
              <w:rPr>
                <w:rFonts w:ascii="Times New Roman" w:hAnsi="Times New Roman" w:cs="Times New Roman"/>
                <w:noProof/>
                <w:webHidden/>
                <w:sz w:val="24"/>
                <w:szCs w:val="24"/>
              </w:rPr>
              <w:fldChar w:fldCharType="begin"/>
            </w:r>
            <w:r w:rsidR="00232CF0" w:rsidRPr="00D15E0A">
              <w:rPr>
                <w:rFonts w:ascii="Times New Roman" w:hAnsi="Times New Roman" w:cs="Times New Roman"/>
                <w:noProof/>
                <w:webHidden/>
                <w:sz w:val="24"/>
                <w:szCs w:val="24"/>
              </w:rPr>
              <w:instrText xml:space="preserve"> PAGEREF _Toc52203312 \h </w:instrText>
            </w:r>
            <w:r w:rsidR="00232CF0" w:rsidRPr="00D15E0A">
              <w:rPr>
                <w:rFonts w:ascii="Times New Roman" w:hAnsi="Times New Roman" w:cs="Times New Roman"/>
                <w:noProof/>
                <w:webHidden/>
                <w:sz w:val="24"/>
                <w:szCs w:val="24"/>
              </w:rPr>
            </w:r>
            <w:r w:rsidR="00232CF0" w:rsidRPr="00D15E0A">
              <w:rPr>
                <w:rFonts w:ascii="Times New Roman" w:hAnsi="Times New Roman" w:cs="Times New Roman"/>
                <w:noProof/>
                <w:webHidden/>
                <w:sz w:val="24"/>
                <w:szCs w:val="24"/>
              </w:rPr>
              <w:fldChar w:fldCharType="separate"/>
            </w:r>
            <w:r w:rsidR="00232CF0" w:rsidRPr="00D15E0A">
              <w:rPr>
                <w:rFonts w:ascii="Times New Roman" w:hAnsi="Times New Roman" w:cs="Times New Roman"/>
                <w:noProof/>
                <w:webHidden/>
                <w:sz w:val="24"/>
                <w:szCs w:val="24"/>
              </w:rPr>
              <w:t>ii</w:t>
            </w:r>
            <w:r w:rsidR="00232CF0" w:rsidRPr="00D15E0A">
              <w:rPr>
                <w:rFonts w:ascii="Times New Roman" w:hAnsi="Times New Roman" w:cs="Times New Roman"/>
                <w:noProof/>
                <w:webHidden/>
                <w:sz w:val="24"/>
                <w:szCs w:val="24"/>
              </w:rPr>
              <w:fldChar w:fldCharType="end"/>
            </w:r>
          </w:hyperlink>
        </w:p>
        <w:p w14:paraId="0762444D" w14:textId="35CF25C9" w:rsidR="00232CF0" w:rsidRPr="00D15E0A" w:rsidRDefault="00AF5242">
          <w:pPr>
            <w:pStyle w:val="TOC1"/>
            <w:tabs>
              <w:tab w:val="right" w:leader="dot" w:pos="9350"/>
            </w:tabs>
            <w:rPr>
              <w:rFonts w:ascii="Times New Roman" w:eastAsiaTheme="minorEastAsia" w:hAnsi="Times New Roman" w:cs="Times New Roman"/>
              <w:noProof/>
              <w:sz w:val="24"/>
              <w:szCs w:val="24"/>
              <w:lang w:val="en-GB" w:eastAsia="en-GB" w:bidi="ar-SA"/>
            </w:rPr>
          </w:pPr>
          <w:hyperlink w:anchor="_Toc52203313" w:history="1">
            <w:r w:rsidR="00232CF0" w:rsidRPr="00D15E0A">
              <w:rPr>
                <w:rStyle w:val="Hyperlink"/>
                <w:rFonts w:ascii="Times New Roman" w:hAnsi="Times New Roman" w:cs="Times New Roman"/>
                <w:noProof/>
                <w:sz w:val="24"/>
                <w:szCs w:val="24"/>
              </w:rPr>
              <w:t>Chapter 1: Introduction</w:t>
            </w:r>
            <w:r w:rsidR="00232CF0" w:rsidRPr="00D15E0A">
              <w:rPr>
                <w:rFonts w:ascii="Times New Roman" w:hAnsi="Times New Roman" w:cs="Times New Roman"/>
                <w:noProof/>
                <w:webHidden/>
                <w:sz w:val="24"/>
                <w:szCs w:val="24"/>
              </w:rPr>
              <w:tab/>
            </w:r>
            <w:r w:rsidR="00232CF0" w:rsidRPr="00D15E0A">
              <w:rPr>
                <w:rFonts w:ascii="Times New Roman" w:hAnsi="Times New Roman" w:cs="Times New Roman"/>
                <w:noProof/>
                <w:webHidden/>
                <w:sz w:val="24"/>
                <w:szCs w:val="24"/>
              </w:rPr>
              <w:fldChar w:fldCharType="begin"/>
            </w:r>
            <w:r w:rsidR="00232CF0" w:rsidRPr="00D15E0A">
              <w:rPr>
                <w:rFonts w:ascii="Times New Roman" w:hAnsi="Times New Roman" w:cs="Times New Roman"/>
                <w:noProof/>
                <w:webHidden/>
                <w:sz w:val="24"/>
                <w:szCs w:val="24"/>
              </w:rPr>
              <w:instrText xml:space="preserve"> PAGEREF _Toc52203313 \h </w:instrText>
            </w:r>
            <w:r w:rsidR="00232CF0" w:rsidRPr="00D15E0A">
              <w:rPr>
                <w:rFonts w:ascii="Times New Roman" w:hAnsi="Times New Roman" w:cs="Times New Roman"/>
                <w:noProof/>
                <w:webHidden/>
                <w:sz w:val="24"/>
                <w:szCs w:val="24"/>
              </w:rPr>
            </w:r>
            <w:r w:rsidR="00232CF0" w:rsidRPr="00D15E0A">
              <w:rPr>
                <w:rFonts w:ascii="Times New Roman" w:hAnsi="Times New Roman" w:cs="Times New Roman"/>
                <w:noProof/>
                <w:webHidden/>
                <w:sz w:val="24"/>
                <w:szCs w:val="24"/>
              </w:rPr>
              <w:fldChar w:fldCharType="separate"/>
            </w:r>
            <w:r w:rsidR="00232CF0" w:rsidRPr="00D15E0A">
              <w:rPr>
                <w:rFonts w:ascii="Times New Roman" w:hAnsi="Times New Roman" w:cs="Times New Roman"/>
                <w:noProof/>
                <w:webHidden/>
                <w:sz w:val="24"/>
                <w:szCs w:val="24"/>
              </w:rPr>
              <w:t>1</w:t>
            </w:r>
            <w:r w:rsidR="00232CF0" w:rsidRPr="00D15E0A">
              <w:rPr>
                <w:rFonts w:ascii="Times New Roman" w:hAnsi="Times New Roman" w:cs="Times New Roman"/>
                <w:noProof/>
                <w:webHidden/>
                <w:sz w:val="24"/>
                <w:szCs w:val="24"/>
              </w:rPr>
              <w:fldChar w:fldCharType="end"/>
            </w:r>
          </w:hyperlink>
        </w:p>
        <w:p w14:paraId="5FE30348" w14:textId="3F87E5D2" w:rsidR="00232CF0" w:rsidRPr="00D15E0A" w:rsidRDefault="00AF5242">
          <w:pPr>
            <w:pStyle w:val="TOC2"/>
            <w:tabs>
              <w:tab w:val="right" w:leader="dot" w:pos="9350"/>
            </w:tabs>
            <w:rPr>
              <w:rFonts w:ascii="Times New Roman" w:eastAsiaTheme="minorEastAsia" w:hAnsi="Times New Roman" w:cs="Times New Roman"/>
              <w:noProof/>
              <w:sz w:val="24"/>
              <w:szCs w:val="24"/>
              <w:lang w:val="en-GB" w:eastAsia="en-GB" w:bidi="ar-SA"/>
            </w:rPr>
          </w:pPr>
          <w:hyperlink w:anchor="_Toc52203314" w:history="1">
            <w:r w:rsidR="00232CF0" w:rsidRPr="00D15E0A">
              <w:rPr>
                <w:rStyle w:val="Hyperlink"/>
                <w:rFonts w:ascii="Times New Roman" w:hAnsi="Times New Roman" w:cs="Times New Roman"/>
                <w:noProof/>
                <w:sz w:val="24"/>
                <w:szCs w:val="24"/>
              </w:rPr>
              <w:t>1.1 Background</w:t>
            </w:r>
            <w:r w:rsidR="00232CF0" w:rsidRPr="00D15E0A">
              <w:rPr>
                <w:rFonts w:ascii="Times New Roman" w:hAnsi="Times New Roman" w:cs="Times New Roman"/>
                <w:noProof/>
                <w:webHidden/>
                <w:sz w:val="24"/>
                <w:szCs w:val="24"/>
              </w:rPr>
              <w:tab/>
            </w:r>
            <w:r w:rsidR="00232CF0" w:rsidRPr="00D15E0A">
              <w:rPr>
                <w:rFonts w:ascii="Times New Roman" w:hAnsi="Times New Roman" w:cs="Times New Roman"/>
                <w:noProof/>
                <w:webHidden/>
                <w:sz w:val="24"/>
                <w:szCs w:val="24"/>
              </w:rPr>
              <w:fldChar w:fldCharType="begin"/>
            </w:r>
            <w:r w:rsidR="00232CF0" w:rsidRPr="00D15E0A">
              <w:rPr>
                <w:rFonts w:ascii="Times New Roman" w:hAnsi="Times New Roman" w:cs="Times New Roman"/>
                <w:noProof/>
                <w:webHidden/>
                <w:sz w:val="24"/>
                <w:szCs w:val="24"/>
              </w:rPr>
              <w:instrText xml:space="preserve"> PAGEREF _Toc52203314 \h </w:instrText>
            </w:r>
            <w:r w:rsidR="00232CF0" w:rsidRPr="00D15E0A">
              <w:rPr>
                <w:rFonts w:ascii="Times New Roman" w:hAnsi="Times New Roman" w:cs="Times New Roman"/>
                <w:noProof/>
                <w:webHidden/>
                <w:sz w:val="24"/>
                <w:szCs w:val="24"/>
              </w:rPr>
            </w:r>
            <w:r w:rsidR="00232CF0" w:rsidRPr="00D15E0A">
              <w:rPr>
                <w:rFonts w:ascii="Times New Roman" w:hAnsi="Times New Roman" w:cs="Times New Roman"/>
                <w:noProof/>
                <w:webHidden/>
                <w:sz w:val="24"/>
                <w:szCs w:val="24"/>
              </w:rPr>
              <w:fldChar w:fldCharType="separate"/>
            </w:r>
            <w:r w:rsidR="00232CF0" w:rsidRPr="00D15E0A">
              <w:rPr>
                <w:rFonts w:ascii="Times New Roman" w:hAnsi="Times New Roman" w:cs="Times New Roman"/>
                <w:noProof/>
                <w:webHidden/>
                <w:sz w:val="24"/>
                <w:szCs w:val="24"/>
              </w:rPr>
              <w:t>1</w:t>
            </w:r>
            <w:r w:rsidR="00232CF0" w:rsidRPr="00D15E0A">
              <w:rPr>
                <w:rFonts w:ascii="Times New Roman" w:hAnsi="Times New Roman" w:cs="Times New Roman"/>
                <w:noProof/>
                <w:webHidden/>
                <w:sz w:val="24"/>
                <w:szCs w:val="24"/>
              </w:rPr>
              <w:fldChar w:fldCharType="end"/>
            </w:r>
          </w:hyperlink>
        </w:p>
        <w:p w14:paraId="2301BBAC" w14:textId="39A6462A" w:rsidR="00232CF0" w:rsidRPr="00D15E0A" w:rsidRDefault="00AF5242">
          <w:pPr>
            <w:pStyle w:val="TOC2"/>
            <w:tabs>
              <w:tab w:val="right" w:leader="dot" w:pos="9350"/>
            </w:tabs>
            <w:rPr>
              <w:rFonts w:ascii="Times New Roman" w:eastAsiaTheme="minorEastAsia" w:hAnsi="Times New Roman" w:cs="Times New Roman"/>
              <w:noProof/>
              <w:sz w:val="24"/>
              <w:szCs w:val="24"/>
              <w:lang w:val="en-GB" w:eastAsia="en-GB" w:bidi="ar-SA"/>
            </w:rPr>
          </w:pPr>
          <w:hyperlink w:anchor="_Toc52203315" w:history="1">
            <w:r w:rsidR="00232CF0" w:rsidRPr="00D15E0A">
              <w:rPr>
                <w:rStyle w:val="Hyperlink"/>
                <w:rFonts w:ascii="Times New Roman" w:hAnsi="Times New Roman" w:cs="Times New Roman"/>
                <w:noProof/>
                <w:sz w:val="24"/>
                <w:szCs w:val="24"/>
              </w:rPr>
              <w:t>1.2 Objectives</w:t>
            </w:r>
            <w:r w:rsidR="00232CF0" w:rsidRPr="00D15E0A">
              <w:rPr>
                <w:rFonts w:ascii="Times New Roman" w:hAnsi="Times New Roman" w:cs="Times New Roman"/>
                <w:noProof/>
                <w:webHidden/>
                <w:sz w:val="24"/>
                <w:szCs w:val="24"/>
              </w:rPr>
              <w:tab/>
            </w:r>
            <w:r w:rsidR="00232CF0" w:rsidRPr="00D15E0A">
              <w:rPr>
                <w:rFonts w:ascii="Times New Roman" w:hAnsi="Times New Roman" w:cs="Times New Roman"/>
                <w:noProof/>
                <w:webHidden/>
                <w:sz w:val="24"/>
                <w:szCs w:val="24"/>
              </w:rPr>
              <w:fldChar w:fldCharType="begin"/>
            </w:r>
            <w:r w:rsidR="00232CF0" w:rsidRPr="00D15E0A">
              <w:rPr>
                <w:rFonts w:ascii="Times New Roman" w:hAnsi="Times New Roman" w:cs="Times New Roman"/>
                <w:noProof/>
                <w:webHidden/>
                <w:sz w:val="24"/>
                <w:szCs w:val="24"/>
              </w:rPr>
              <w:instrText xml:space="preserve"> PAGEREF _Toc52203315 \h </w:instrText>
            </w:r>
            <w:r w:rsidR="00232CF0" w:rsidRPr="00D15E0A">
              <w:rPr>
                <w:rFonts w:ascii="Times New Roman" w:hAnsi="Times New Roman" w:cs="Times New Roman"/>
                <w:noProof/>
                <w:webHidden/>
                <w:sz w:val="24"/>
                <w:szCs w:val="24"/>
              </w:rPr>
            </w:r>
            <w:r w:rsidR="00232CF0" w:rsidRPr="00D15E0A">
              <w:rPr>
                <w:rFonts w:ascii="Times New Roman" w:hAnsi="Times New Roman" w:cs="Times New Roman"/>
                <w:noProof/>
                <w:webHidden/>
                <w:sz w:val="24"/>
                <w:szCs w:val="24"/>
              </w:rPr>
              <w:fldChar w:fldCharType="separate"/>
            </w:r>
            <w:r w:rsidR="00232CF0" w:rsidRPr="00D15E0A">
              <w:rPr>
                <w:rFonts w:ascii="Times New Roman" w:hAnsi="Times New Roman" w:cs="Times New Roman"/>
                <w:noProof/>
                <w:webHidden/>
                <w:sz w:val="24"/>
                <w:szCs w:val="24"/>
              </w:rPr>
              <w:t>2</w:t>
            </w:r>
            <w:r w:rsidR="00232CF0" w:rsidRPr="00D15E0A">
              <w:rPr>
                <w:rFonts w:ascii="Times New Roman" w:hAnsi="Times New Roman" w:cs="Times New Roman"/>
                <w:noProof/>
                <w:webHidden/>
                <w:sz w:val="24"/>
                <w:szCs w:val="24"/>
              </w:rPr>
              <w:fldChar w:fldCharType="end"/>
            </w:r>
          </w:hyperlink>
        </w:p>
        <w:p w14:paraId="14897926" w14:textId="325DC1E3" w:rsidR="00232CF0" w:rsidRPr="00D15E0A" w:rsidRDefault="00AF5242">
          <w:pPr>
            <w:pStyle w:val="TOC2"/>
            <w:tabs>
              <w:tab w:val="right" w:leader="dot" w:pos="9350"/>
            </w:tabs>
            <w:rPr>
              <w:rFonts w:ascii="Times New Roman" w:eastAsiaTheme="minorEastAsia" w:hAnsi="Times New Roman" w:cs="Times New Roman"/>
              <w:noProof/>
              <w:sz w:val="24"/>
              <w:szCs w:val="24"/>
              <w:lang w:val="en-GB" w:eastAsia="en-GB" w:bidi="ar-SA"/>
            </w:rPr>
          </w:pPr>
          <w:hyperlink w:anchor="_Toc52203316" w:history="1">
            <w:r w:rsidR="00232CF0" w:rsidRPr="00D15E0A">
              <w:rPr>
                <w:rStyle w:val="Hyperlink"/>
                <w:rFonts w:ascii="Times New Roman" w:hAnsi="Times New Roman" w:cs="Times New Roman"/>
                <w:noProof/>
                <w:sz w:val="24"/>
                <w:szCs w:val="24"/>
              </w:rPr>
              <w:t>1.3 Motivation and Significances</w:t>
            </w:r>
            <w:r w:rsidR="00232CF0" w:rsidRPr="00D15E0A">
              <w:rPr>
                <w:rFonts w:ascii="Times New Roman" w:hAnsi="Times New Roman" w:cs="Times New Roman"/>
                <w:noProof/>
                <w:webHidden/>
                <w:sz w:val="24"/>
                <w:szCs w:val="24"/>
              </w:rPr>
              <w:tab/>
            </w:r>
            <w:r w:rsidR="00232CF0" w:rsidRPr="00D15E0A">
              <w:rPr>
                <w:rFonts w:ascii="Times New Roman" w:hAnsi="Times New Roman" w:cs="Times New Roman"/>
                <w:noProof/>
                <w:webHidden/>
                <w:sz w:val="24"/>
                <w:szCs w:val="24"/>
              </w:rPr>
              <w:fldChar w:fldCharType="begin"/>
            </w:r>
            <w:r w:rsidR="00232CF0" w:rsidRPr="00D15E0A">
              <w:rPr>
                <w:rFonts w:ascii="Times New Roman" w:hAnsi="Times New Roman" w:cs="Times New Roman"/>
                <w:noProof/>
                <w:webHidden/>
                <w:sz w:val="24"/>
                <w:szCs w:val="24"/>
              </w:rPr>
              <w:instrText xml:space="preserve"> PAGEREF _Toc52203316 \h </w:instrText>
            </w:r>
            <w:r w:rsidR="00232CF0" w:rsidRPr="00D15E0A">
              <w:rPr>
                <w:rFonts w:ascii="Times New Roman" w:hAnsi="Times New Roman" w:cs="Times New Roman"/>
                <w:noProof/>
                <w:webHidden/>
                <w:sz w:val="24"/>
                <w:szCs w:val="24"/>
              </w:rPr>
            </w:r>
            <w:r w:rsidR="00232CF0" w:rsidRPr="00D15E0A">
              <w:rPr>
                <w:rFonts w:ascii="Times New Roman" w:hAnsi="Times New Roman" w:cs="Times New Roman"/>
                <w:noProof/>
                <w:webHidden/>
                <w:sz w:val="24"/>
                <w:szCs w:val="24"/>
              </w:rPr>
              <w:fldChar w:fldCharType="separate"/>
            </w:r>
            <w:r w:rsidR="00232CF0" w:rsidRPr="00D15E0A">
              <w:rPr>
                <w:rFonts w:ascii="Times New Roman" w:hAnsi="Times New Roman" w:cs="Times New Roman"/>
                <w:noProof/>
                <w:webHidden/>
                <w:sz w:val="24"/>
                <w:szCs w:val="24"/>
              </w:rPr>
              <w:t>2</w:t>
            </w:r>
            <w:r w:rsidR="00232CF0" w:rsidRPr="00D15E0A">
              <w:rPr>
                <w:rFonts w:ascii="Times New Roman" w:hAnsi="Times New Roman" w:cs="Times New Roman"/>
                <w:noProof/>
                <w:webHidden/>
                <w:sz w:val="24"/>
                <w:szCs w:val="24"/>
              </w:rPr>
              <w:fldChar w:fldCharType="end"/>
            </w:r>
          </w:hyperlink>
        </w:p>
        <w:p w14:paraId="78F95B1A" w14:textId="055FF038" w:rsidR="00232CF0" w:rsidRPr="00D15E0A" w:rsidRDefault="00AF5242">
          <w:pPr>
            <w:pStyle w:val="TOC1"/>
            <w:tabs>
              <w:tab w:val="right" w:leader="dot" w:pos="9350"/>
            </w:tabs>
            <w:rPr>
              <w:rFonts w:ascii="Times New Roman" w:eastAsiaTheme="minorEastAsia" w:hAnsi="Times New Roman" w:cs="Times New Roman"/>
              <w:noProof/>
              <w:sz w:val="24"/>
              <w:szCs w:val="24"/>
              <w:lang w:val="en-GB" w:eastAsia="en-GB" w:bidi="ar-SA"/>
            </w:rPr>
          </w:pPr>
          <w:hyperlink w:anchor="_Toc52203317" w:history="1">
            <w:r w:rsidR="00232CF0" w:rsidRPr="00D15E0A">
              <w:rPr>
                <w:rStyle w:val="Hyperlink"/>
                <w:rFonts w:ascii="Times New Roman" w:hAnsi="Times New Roman" w:cs="Times New Roman"/>
                <w:noProof/>
                <w:sz w:val="24"/>
                <w:szCs w:val="24"/>
              </w:rPr>
              <w:t>Chapter 2: Related Works</w:t>
            </w:r>
            <w:r w:rsidR="00232CF0" w:rsidRPr="00D15E0A">
              <w:rPr>
                <w:rFonts w:ascii="Times New Roman" w:hAnsi="Times New Roman" w:cs="Times New Roman"/>
                <w:noProof/>
                <w:webHidden/>
                <w:sz w:val="24"/>
                <w:szCs w:val="24"/>
              </w:rPr>
              <w:tab/>
            </w:r>
            <w:r w:rsidR="00232CF0" w:rsidRPr="00D15E0A">
              <w:rPr>
                <w:rFonts w:ascii="Times New Roman" w:hAnsi="Times New Roman" w:cs="Times New Roman"/>
                <w:noProof/>
                <w:webHidden/>
                <w:sz w:val="24"/>
                <w:szCs w:val="24"/>
              </w:rPr>
              <w:fldChar w:fldCharType="begin"/>
            </w:r>
            <w:r w:rsidR="00232CF0" w:rsidRPr="00D15E0A">
              <w:rPr>
                <w:rFonts w:ascii="Times New Roman" w:hAnsi="Times New Roman" w:cs="Times New Roman"/>
                <w:noProof/>
                <w:webHidden/>
                <w:sz w:val="24"/>
                <w:szCs w:val="24"/>
              </w:rPr>
              <w:instrText xml:space="preserve"> PAGEREF _Toc52203317 \h </w:instrText>
            </w:r>
            <w:r w:rsidR="00232CF0" w:rsidRPr="00D15E0A">
              <w:rPr>
                <w:rFonts w:ascii="Times New Roman" w:hAnsi="Times New Roman" w:cs="Times New Roman"/>
                <w:noProof/>
                <w:webHidden/>
                <w:sz w:val="24"/>
                <w:szCs w:val="24"/>
              </w:rPr>
            </w:r>
            <w:r w:rsidR="00232CF0" w:rsidRPr="00D15E0A">
              <w:rPr>
                <w:rFonts w:ascii="Times New Roman" w:hAnsi="Times New Roman" w:cs="Times New Roman"/>
                <w:noProof/>
                <w:webHidden/>
                <w:sz w:val="24"/>
                <w:szCs w:val="24"/>
              </w:rPr>
              <w:fldChar w:fldCharType="separate"/>
            </w:r>
            <w:r w:rsidR="00232CF0" w:rsidRPr="00D15E0A">
              <w:rPr>
                <w:rFonts w:ascii="Times New Roman" w:hAnsi="Times New Roman" w:cs="Times New Roman"/>
                <w:noProof/>
                <w:webHidden/>
                <w:sz w:val="24"/>
                <w:szCs w:val="24"/>
              </w:rPr>
              <w:t>3</w:t>
            </w:r>
            <w:r w:rsidR="00232CF0" w:rsidRPr="00D15E0A">
              <w:rPr>
                <w:rFonts w:ascii="Times New Roman" w:hAnsi="Times New Roman" w:cs="Times New Roman"/>
                <w:noProof/>
                <w:webHidden/>
                <w:sz w:val="24"/>
                <w:szCs w:val="24"/>
              </w:rPr>
              <w:fldChar w:fldCharType="end"/>
            </w:r>
          </w:hyperlink>
        </w:p>
        <w:p w14:paraId="1128EC69" w14:textId="6801F443" w:rsidR="00232CF0" w:rsidRPr="00D15E0A" w:rsidRDefault="00AF5242">
          <w:pPr>
            <w:pStyle w:val="TOC2"/>
            <w:tabs>
              <w:tab w:val="right" w:leader="dot" w:pos="9350"/>
            </w:tabs>
            <w:rPr>
              <w:rFonts w:ascii="Times New Roman" w:eastAsiaTheme="minorEastAsia" w:hAnsi="Times New Roman" w:cs="Times New Roman"/>
              <w:noProof/>
              <w:sz w:val="24"/>
              <w:szCs w:val="24"/>
              <w:lang w:val="en-GB" w:eastAsia="en-GB" w:bidi="ar-SA"/>
            </w:rPr>
          </w:pPr>
          <w:hyperlink w:anchor="_Toc52203318" w:history="1">
            <w:r w:rsidR="00232CF0" w:rsidRPr="00D15E0A">
              <w:rPr>
                <w:rStyle w:val="Hyperlink"/>
                <w:rFonts w:ascii="Times New Roman" w:hAnsi="Times New Roman" w:cs="Times New Roman"/>
                <w:noProof/>
                <w:sz w:val="24"/>
                <w:szCs w:val="24"/>
              </w:rPr>
              <w:t>2.1 Hamro Swasthya</w:t>
            </w:r>
            <w:r w:rsidR="00232CF0" w:rsidRPr="00D15E0A">
              <w:rPr>
                <w:rFonts w:ascii="Times New Roman" w:hAnsi="Times New Roman" w:cs="Times New Roman"/>
                <w:noProof/>
                <w:webHidden/>
                <w:sz w:val="24"/>
                <w:szCs w:val="24"/>
              </w:rPr>
              <w:tab/>
            </w:r>
            <w:r w:rsidR="00232CF0" w:rsidRPr="00D15E0A">
              <w:rPr>
                <w:rFonts w:ascii="Times New Roman" w:hAnsi="Times New Roman" w:cs="Times New Roman"/>
                <w:noProof/>
                <w:webHidden/>
                <w:sz w:val="24"/>
                <w:szCs w:val="24"/>
              </w:rPr>
              <w:fldChar w:fldCharType="begin"/>
            </w:r>
            <w:r w:rsidR="00232CF0" w:rsidRPr="00D15E0A">
              <w:rPr>
                <w:rFonts w:ascii="Times New Roman" w:hAnsi="Times New Roman" w:cs="Times New Roman"/>
                <w:noProof/>
                <w:webHidden/>
                <w:sz w:val="24"/>
                <w:szCs w:val="24"/>
              </w:rPr>
              <w:instrText xml:space="preserve"> PAGEREF _Toc52203318 \h </w:instrText>
            </w:r>
            <w:r w:rsidR="00232CF0" w:rsidRPr="00D15E0A">
              <w:rPr>
                <w:rFonts w:ascii="Times New Roman" w:hAnsi="Times New Roman" w:cs="Times New Roman"/>
                <w:noProof/>
                <w:webHidden/>
                <w:sz w:val="24"/>
                <w:szCs w:val="24"/>
              </w:rPr>
            </w:r>
            <w:r w:rsidR="00232CF0" w:rsidRPr="00D15E0A">
              <w:rPr>
                <w:rFonts w:ascii="Times New Roman" w:hAnsi="Times New Roman" w:cs="Times New Roman"/>
                <w:noProof/>
                <w:webHidden/>
                <w:sz w:val="24"/>
                <w:szCs w:val="24"/>
              </w:rPr>
              <w:fldChar w:fldCharType="separate"/>
            </w:r>
            <w:r w:rsidR="00232CF0" w:rsidRPr="00D15E0A">
              <w:rPr>
                <w:rFonts w:ascii="Times New Roman" w:hAnsi="Times New Roman" w:cs="Times New Roman"/>
                <w:noProof/>
                <w:webHidden/>
                <w:sz w:val="24"/>
                <w:szCs w:val="24"/>
              </w:rPr>
              <w:t>3</w:t>
            </w:r>
            <w:r w:rsidR="00232CF0" w:rsidRPr="00D15E0A">
              <w:rPr>
                <w:rFonts w:ascii="Times New Roman" w:hAnsi="Times New Roman" w:cs="Times New Roman"/>
                <w:noProof/>
                <w:webHidden/>
                <w:sz w:val="24"/>
                <w:szCs w:val="24"/>
              </w:rPr>
              <w:fldChar w:fldCharType="end"/>
            </w:r>
          </w:hyperlink>
        </w:p>
        <w:p w14:paraId="6A022446" w14:textId="77753F4C" w:rsidR="00232CF0" w:rsidRPr="00D15E0A" w:rsidRDefault="00AF5242">
          <w:pPr>
            <w:pStyle w:val="TOC2"/>
            <w:tabs>
              <w:tab w:val="right" w:leader="dot" w:pos="9350"/>
            </w:tabs>
            <w:rPr>
              <w:rFonts w:ascii="Times New Roman" w:eastAsiaTheme="minorEastAsia" w:hAnsi="Times New Roman" w:cs="Times New Roman"/>
              <w:noProof/>
              <w:sz w:val="24"/>
              <w:szCs w:val="24"/>
              <w:lang w:val="en-GB" w:eastAsia="en-GB" w:bidi="ar-SA"/>
            </w:rPr>
          </w:pPr>
          <w:hyperlink w:anchor="_Toc52203319" w:history="1">
            <w:r w:rsidR="00232CF0" w:rsidRPr="00D15E0A">
              <w:rPr>
                <w:rStyle w:val="Hyperlink"/>
                <w:rFonts w:ascii="Times New Roman" w:hAnsi="Times New Roman" w:cs="Times New Roman"/>
                <w:bCs/>
                <w:noProof/>
                <w:sz w:val="24"/>
                <w:szCs w:val="24"/>
                <w:shd w:val="clear" w:color="auto" w:fill="FFFFFF"/>
              </w:rPr>
              <w:t xml:space="preserve">2.2 </w:t>
            </w:r>
            <w:r w:rsidR="00232CF0" w:rsidRPr="00D15E0A">
              <w:rPr>
                <w:rStyle w:val="Hyperlink"/>
                <w:rFonts w:ascii="Times New Roman" w:hAnsi="Times New Roman" w:cs="Times New Roman"/>
                <w:noProof/>
                <w:sz w:val="24"/>
                <w:szCs w:val="24"/>
              </w:rPr>
              <w:t>My Earthquake Alerts</w:t>
            </w:r>
            <w:r w:rsidR="00232CF0" w:rsidRPr="00D15E0A">
              <w:rPr>
                <w:rStyle w:val="Hyperlink"/>
                <w:rFonts w:ascii="Times New Roman" w:hAnsi="Times New Roman" w:cs="Times New Roman"/>
                <w:bCs/>
                <w:noProof/>
                <w:sz w:val="24"/>
                <w:szCs w:val="24"/>
                <w:shd w:val="clear" w:color="auto" w:fill="FFFFFF"/>
              </w:rPr>
              <w:t>:</w:t>
            </w:r>
            <w:r w:rsidR="00232CF0" w:rsidRPr="00D15E0A">
              <w:rPr>
                <w:rFonts w:ascii="Times New Roman" w:hAnsi="Times New Roman" w:cs="Times New Roman"/>
                <w:noProof/>
                <w:webHidden/>
                <w:sz w:val="24"/>
                <w:szCs w:val="24"/>
              </w:rPr>
              <w:tab/>
            </w:r>
            <w:r w:rsidR="00232CF0" w:rsidRPr="00D15E0A">
              <w:rPr>
                <w:rFonts w:ascii="Times New Roman" w:hAnsi="Times New Roman" w:cs="Times New Roman"/>
                <w:noProof/>
                <w:webHidden/>
                <w:sz w:val="24"/>
                <w:szCs w:val="24"/>
              </w:rPr>
              <w:fldChar w:fldCharType="begin"/>
            </w:r>
            <w:r w:rsidR="00232CF0" w:rsidRPr="00D15E0A">
              <w:rPr>
                <w:rFonts w:ascii="Times New Roman" w:hAnsi="Times New Roman" w:cs="Times New Roman"/>
                <w:noProof/>
                <w:webHidden/>
                <w:sz w:val="24"/>
                <w:szCs w:val="24"/>
              </w:rPr>
              <w:instrText xml:space="preserve"> PAGEREF _Toc52203319 \h </w:instrText>
            </w:r>
            <w:r w:rsidR="00232CF0" w:rsidRPr="00D15E0A">
              <w:rPr>
                <w:rFonts w:ascii="Times New Roman" w:hAnsi="Times New Roman" w:cs="Times New Roman"/>
                <w:noProof/>
                <w:webHidden/>
                <w:sz w:val="24"/>
                <w:szCs w:val="24"/>
              </w:rPr>
            </w:r>
            <w:r w:rsidR="00232CF0" w:rsidRPr="00D15E0A">
              <w:rPr>
                <w:rFonts w:ascii="Times New Roman" w:hAnsi="Times New Roman" w:cs="Times New Roman"/>
                <w:noProof/>
                <w:webHidden/>
                <w:sz w:val="24"/>
                <w:szCs w:val="24"/>
              </w:rPr>
              <w:fldChar w:fldCharType="separate"/>
            </w:r>
            <w:r w:rsidR="00232CF0" w:rsidRPr="00D15E0A">
              <w:rPr>
                <w:rFonts w:ascii="Times New Roman" w:hAnsi="Times New Roman" w:cs="Times New Roman"/>
                <w:noProof/>
                <w:webHidden/>
                <w:sz w:val="24"/>
                <w:szCs w:val="24"/>
              </w:rPr>
              <w:t>4</w:t>
            </w:r>
            <w:r w:rsidR="00232CF0" w:rsidRPr="00D15E0A">
              <w:rPr>
                <w:rFonts w:ascii="Times New Roman" w:hAnsi="Times New Roman" w:cs="Times New Roman"/>
                <w:noProof/>
                <w:webHidden/>
                <w:sz w:val="24"/>
                <w:szCs w:val="24"/>
              </w:rPr>
              <w:fldChar w:fldCharType="end"/>
            </w:r>
          </w:hyperlink>
        </w:p>
        <w:p w14:paraId="6F36911B" w14:textId="06A56442" w:rsidR="00232CF0" w:rsidRPr="00D15E0A" w:rsidRDefault="00AF5242">
          <w:pPr>
            <w:pStyle w:val="TOC2"/>
            <w:tabs>
              <w:tab w:val="right" w:leader="dot" w:pos="9350"/>
            </w:tabs>
            <w:rPr>
              <w:rFonts w:ascii="Times New Roman" w:eastAsiaTheme="minorEastAsia" w:hAnsi="Times New Roman" w:cs="Times New Roman"/>
              <w:noProof/>
              <w:sz w:val="24"/>
              <w:szCs w:val="24"/>
              <w:lang w:val="en-GB" w:eastAsia="en-GB" w:bidi="ar-SA"/>
            </w:rPr>
          </w:pPr>
          <w:hyperlink w:anchor="_Toc52203320" w:history="1">
            <w:r w:rsidR="00232CF0" w:rsidRPr="00D15E0A">
              <w:rPr>
                <w:rStyle w:val="Hyperlink"/>
                <w:rFonts w:ascii="Times New Roman" w:hAnsi="Times New Roman" w:cs="Times New Roman"/>
                <w:noProof/>
                <w:sz w:val="24"/>
                <w:szCs w:val="24"/>
              </w:rPr>
              <w:t>2.3 Citizen:</w:t>
            </w:r>
            <w:r w:rsidR="00232CF0" w:rsidRPr="00D15E0A">
              <w:rPr>
                <w:rFonts w:ascii="Times New Roman" w:hAnsi="Times New Roman" w:cs="Times New Roman"/>
                <w:noProof/>
                <w:webHidden/>
                <w:sz w:val="24"/>
                <w:szCs w:val="24"/>
              </w:rPr>
              <w:tab/>
            </w:r>
            <w:r w:rsidR="00232CF0" w:rsidRPr="00D15E0A">
              <w:rPr>
                <w:rFonts w:ascii="Times New Roman" w:hAnsi="Times New Roman" w:cs="Times New Roman"/>
                <w:noProof/>
                <w:webHidden/>
                <w:sz w:val="24"/>
                <w:szCs w:val="24"/>
              </w:rPr>
              <w:fldChar w:fldCharType="begin"/>
            </w:r>
            <w:r w:rsidR="00232CF0" w:rsidRPr="00D15E0A">
              <w:rPr>
                <w:rFonts w:ascii="Times New Roman" w:hAnsi="Times New Roman" w:cs="Times New Roman"/>
                <w:noProof/>
                <w:webHidden/>
                <w:sz w:val="24"/>
                <w:szCs w:val="24"/>
              </w:rPr>
              <w:instrText xml:space="preserve"> PAGEREF _Toc52203320 \h </w:instrText>
            </w:r>
            <w:r w:rsidR="00232CF0" w:rsidRPr="00D15E0A">
              <w:rPr>
                <w:rFonts w:ascii="Times New Roman" w:hAnsi="Times New Roman" w:cs="Times New Roman"/>
                <w:noProof/>
                <w:webHidden/>
                <w:sz w:val="24"/>
                <w:szCs w:val="24"/>
              </w:rPr>
            </w:r>
            <w:r w:rsidR="00232CF0" w:rsidRPr="00D15E0A">
              <w:rPr>
                <w:rFonts w:ascii="Times New Roman" w:hAnsi="Times New Roman" w:cs="Times New Roman"/>
                <w:noProof/>
                <w:webHidden/>
                <w:sz w:val="24"/>
                <w:szCs w:val="24"/>
              </w:rPr>
              <w:fldChar w:fldCharType="separate"/>
            </w:r>
            <w:r w:rsidR="00232CF0" w:rsidRPr="00D15E0A">
              <w:rPr>
                <w:rFonts w:ascii="Times New Roman" w:hAnsi="Times New Roman" w:cs="Times New Roman"/>
                <w:noProof/>
                <w:webHidden/>
                <w:sz w:val="24"/>
                <w:szCs w:val="24"/>
              </w:rPr>
              <w:t>5</w:t>
            </w:r>
            <w:r w:rsidR="00232CF0" w:rsidRPr="00D15E0A">
              <w:rPr>
                <w:rFonts w:ascii="Times New Roman" w:hAnsi="Times New Roman" w:cs="Times New Roman"/>
                <w:noProof/>
                <w:webHidden/>
                <w:sz w:val="24"/>
                <w:szCs w:val="24"/>
              </w:rPr>
              <w:fldChar w:fldCharType="end"/>
            </w:r>
          </w:hyperlink>
        </w:p>
        <w:p w14:paraId="1B69A66E" w14:textId="390D3CE0" w:rsidR="00232CF0" w:rsidRPr="00D15E0A" w:rsidRDefault="00AF5242">
          <w:pPr>
            <w:pStyle w:val="TOC1"/>
            <w:tabs>
              <w:tab w:val="right" w:leader="dot" w:pos="9350"/>
            </w:tabs>
            <w:rPr>
              <w:rFonts w:ascii="Times New Roman" w:eastAsiaTheme="minorEastAsia" w:hAnsi="Times New Roman" w:cs="Times New Roman"/>
              <w:noProof/>
              <w:sz w:val="24"/>
              <w:szCs w:val="24"/>
              <w:lang w:val="en-GB" w:eastAsia="en-GB" w:bidi="ar-SA"/>
            </w:rPr>
          </w:pPr>
          <w:hyperlink w:anchor="_Toc52203321" w:history="1">
            <w:r w:rsidR="00232CF0" w:rsidRPr="00D15E0A">
              <w:rPr>
                <w:rStyle w:val="Hyperlink"/>
                <w:rFonts w:ascii="Times New Roman" w:hAnsi="Times New Roman" w:cs="Times New Roman"/>
                <w:noProof/>
                <w:sz w:val="24"/>
                <w:szCs w:val="24"/>
              </w:rPr>
              <w:t>Chapter 3: Design and Implementation</w:t>
            </w:r>
            <w:r w:rsidR="00232CF0" w:rsidRPr="00D15E0A">
              <w:rPr>
                <w:rFonts w:ascii="Times New Roman" w:hAnsi="Times New Roman" w:cs="Times New Roman"/>
                <w:noProof/>
                <w:webHidden/>
                <w:sz w:val="24"/>
                <w:szCs w:val="24"/>
              </w:rPr>
              <w:tab/>
            </w:r>
            <w:r w:rsidR="00232CF0" w:rsidRPr="00D15E0A">
              <w:rPr>
                <w:rFonts w:ascii="Times New Roman" w:hAnsi="Times New Roman" w:cs="Times New Roman"/>
                <w:noProof/>
                <w:webHidden/>
                <w:sz w:val="24"/>
                <w:szCs w:val="24"/>
              </w:rPr>
              <w:fldChar w:fldCharType="begin"/>
            </w:r>
            <w:r w:rsidR="00232CF0" w:rsidRPr="00D15E0A">
              <w:rPr>
                <w:rFonts w:ascii="Times New Roman" w:hAnsi="Times New Roman" w:cs="Times New Roman"/>
                <w:noProof/>
                <w:webHidden/>
                <w:sz w:val="24"/>
                <w:szCs w:val="24"/>
              </w:rPr>
              <w:instrText xml:space="preserve"> PAGEREF _Toc52203321 \h </w:instrText>
            </w:r>
            <w:r w:rsidR="00232CF0" w:rsidRPr="00D15E0A">
              <w:rPr>
                <w:rFonts w:ascii="Times New Roman" w:hAnsi="Times New Roman" w:cs="Times New Roman"/>
                <w:noProof/>
                <w:webHidden/>
                <w:sz w:val="24"/>
                <w:szCs w:val="24"/>
              </w:rPr>
            </w:r>
            <w:r w:rsidR="00232CF0" w:rsidRPr="00D15E0A">
              <w:rPr>
                <w:rFonts w:ascii="Times New Roman" w:hAnsi="Times New Roman" w:cs="Times New Roman"/>
                <w:noProof/>
                <w:webHidden/>
                <w:sz w:val="24"/>
                <w:szCs w:val="24"/>
              </w:rPr>
              <w:fldChar w:fldCharType="separate"/>
            </w:r>
            <w:r w:rsidR="00232CF0" w:rsidRPr="00D15E0A">
              <w:rPr>
                <w:rFonts w:ascii="Times New Roman" w:hAnsi="Times New Roman" w:cs="Times New Roman"/>
                <w:noProof/>
                <w:webHidden/>
                <w:sz w:val="24"/>
                <w:szCs w:val="24"/>
              </w:rPr>
              <w:t>6</w:t>
            </w:r>
            <w:r w:rsidR="00232CF0" w:rsidRPr="00D15E0A">
              <w:rPr>
                <w:rFonts w:ascii="Times New Roman" w:hAnsi="Times New Roman" w:cs="Times New Roman"/>
                <w:noProof/>
                <w:webHidden/>
                <w:sz w:val="24"/>
                <w:szCs w:val="24"/>
              </w:rPr>
              <w:fldChar w:fldCharType="end"/>
            </w:r>
          </w:hyperlink>
        </w:p>
        <w:p w14:paraId="3F2299E9" w14:textId="2A5F7627" w:rsidR="00232CF0" w:rsidRPr="00D15E0A" w:rsidRDefault="00AF5242">
          <w:pPr>
            <w:pStyle w:val="TOC1"/>
            <w:tabs>
              <w:tab w:val="right" w:leader="dot" w:pos="9350"/>
            </w:tabs>
            <w:rPr>
              <w:rFonts w:ascii="Times New Roman" w:eastAsiaTheme="minorEastAsia" w:hAnsi="Times New Roman" w:cs="Times New Roman"/>
              <w:noProof/>
              <w:sz w:val="24"/>
              <w:szCs w:val="24"/>
              <w:lang w:val="en-GB" w:eastAsia="en-GB" w:bidi="ar-SA"/>
            </w:rPr>
          </w:pPr>
          <w:hyperlink w:anchor="_Toc52203322" w:history="1">
            <w:r w:rsidR="00232CF0" w:rsidRPr="00D15E0A">
              <w:rPr>
                <w:rStyle w:val="Hyperlink"/>
                <w:rFonts w:ascii="Times New Roman" w:hAnsi="Times New Roman" w:cs="Times New Roman"/>
                <w:noProof/>
                <w:sz w:val="24"/>
                <w:szCs w:val="24"/>
              </w:rPr>
              <w:t>3.1 System Requirement Specification</w:t>
            </w:r>
            <w:r w:rsidR="00232CF0" w:rsidRPr="00D15E0A">
              <w:rPr>
                <w:rFonts w:ascii="Times New Roman" w:hAnsi="Times New Roman" w:cs="Times New Roman"/>
                <w:noProof/>
                <w:webHidden/>
                <w:sz w:val="24"/>
                <w:szCs w:val="24"/>
              </w:rPr>
              <w:tab/>
            </w:r>
            <w:r w:rsidR="00232CF0" w:rsidRPr="00D15E0A">
              <w:rPr>
                <w:rFonts w:ascii="Times New Roman" w:hAnsi="Times New Roman" w:cs="Times New Roman"/>
                <w:noProof/>
                <w:webHidden/>
                <w:sz w:val="24"/>
                <w:szCs w:val="24"/>
              </w:rPr>
              <w:fldChar w:fldCharType="begin"/>
            </w:r>
            <w:r w:rsidR="00232CF0" w:rsidRPr="00D15E0A">
              <w:rPr>
                <w:rFonts w:ascii="Times New Roman" w:hAnsi="Times New Roman" w:cs="Times New Roman"/>
                <w:noProof/>
                <w:webHidden/>
                <w:sz w:val="24"/>
                <w:szCs w:val="24"/>
              </w:rPr>
              <w:instrText xml:space="preserve"> PAGEREF _Toc52203322 \h </w:instrText>
            </w:r>
            <w:r w:rsidR="00232CF0" w:rsidRPr="00D15E0A">
              <w:rPr>
                <w:rFonts w:ascii="Times New Roman" w:hAnsi="Times New Roman" w:cs="Times New Roman"/>
                <w:noProof/>
                <w:webHidden/>
                <w:sz w:val="24"/>
                <w:szCs w:val="24"/>
              </w:rPr>
            </w:r>
            <w:r w:rsidR="00232CF0" w:rsidRPr="00D15E0A">
              <w:rPr>
                <w:rFonts w:ascii="Times New Roman" w:hAnsi="Times New Roman" w:cs="Times New Roman"/>
                <w:noProof/>
                <w:webHidden/>
                <w:sz w:val="24"/>
                <w:szCs w:val="24"/>
              </w:rPr>
              <w:fldChar w:fldCharType="separate"/>
            </w:r>
            <w:r w:rsidR="00232CF0" w:rsidRPr="00D15E0A">
              <w:rPr>
                <w:rFonts w:ascii="Times New Roman" w:hAnsi="Times New Roman" w:cs="Times New Roman"/>
                <w:noProof/>
                <w:webHidden/>
                <w:sz w:val="24"/>
                <w:szCs w:val="24"/>
              </w:rPr>
              <w:t>7</w:t>
            </w:r>
            <w:r w:rsidR="00232CF0" w:rsidRPr="00D15E0A">
              <w:rPr>
                <w:rFonts w:ascii="Times New Roman" w:hAnsi="Times New Roman" w:cs="Times New Roman"/>
                <w:noProof/>
                <w:webHidden/>
                <w:sz w:val="24"/>
                <w:szCs w:val="24"/>
              </w:rPr>
              <w:fldChar w:fldCharType="end"/>
            </w:r>
          </w:hyperlink>
        </w:p>
        <w:p w14:paraId="2D775238" w14:textId="66D4996D" w:rsidR="00232CF0" w:rsidRPr="00D15E0A" w:rsidRDefault="00AF5242">
          <w:pPr>
            <w:pStyle w:val="TOC2"/>
            <w:tabs>
              <w:tab w:val="right" w:leader="dot" w:pos="9350"/>
            </w:tabs>
            <w:rPr>
              <w:rFonts w:ascii="Times New Roman" w:eastAsiaTheme="minorEastAsia" w:hAnsi="Times New Roman" w:cs="Times New Roman"/>
              <w:noProof/>
              <w:sz w:val="24"/>
              <w:szCs w:val="24"/>
              <w:lang w:val="en-GB" w:eastAsia="en-GB" w:bidi="ar-SA"/>
            </w:rPr>
          </w:pPr>
          <w:hyperlink w:anchor="_Toc52203323" w:history="1">
            <w:r w:rsidR="00232CF0" w:rsidRPr="00D15E0A">
              <w:rPr>
                <w:rStyle w:val="Hyperlink"/>
                <w:rFonts w:ascii="Times New Roman" w:hAnsi="Times New Roman" w:cs="Times New Roman"/>
                <w:noProof/>
                <w:sz w:val="24"/>
                <w:szCs w:val="24"/>
              </w:rPr>
              <w:t>3.1.1 Software Specification</w:t>
            </w:r>
            <w:r w:rsidR="00232CF0" w:rsidRPr="00D15E0A">
              <w:rPr>
                <w:rFonts w:ascii="Times New Roman" w:hAnsi="Times New Roman" w:cs="Times New Roman"/>
                <w:noProof/>
                <w:webHidden/>
                <w:sz w:val="24"/>
                <w:szCs w:val="24"/>
              </w:rPr>
              <w:tab/>
            </w:r>
            <w:r w:rsidR="00232CF0" w:rsidRPr="00D15E0A">
              <w:rPr>
                <w:rFonts w:ascii="Times New Roman" w:hAnsi="Times New Roman" w:cs="Times New Roman"/>
                <w:noProof/>
                <w:webHidden/>
                <w:sz w:val="24"/>
                <w:szCs w:val="24"/>
              </w:rPr>
              <w:fldChar w:fldCharType="begin"/>
            </w:r>
            <w:r w:rsidR="00232CF0" w:rsidRPr="00D15E0A">
              <w:rPr>
                <w:rFonts w:ascii="Times New Roman" w:hAnsi="Times New Roman" w:cs="Times New Roman"/>
                <w:noProof/>
                <w:webHidden/>
                <w:sz w:val="24"/>
                <w:szCs w:val="24"/>
              </w:rPr>
              <w:instrText xml:space="preserve"> PAGEREF _Toc52203323 \h </w:instrText>
            </w:r>
            <w:r w:rsidR="00232CF0" w:rsidRPr="00D15E0A">
              <w:rPr>
                <w:rFonts w:ascii="Times New Roman" w:hAnsi="Times New Roman" w:cs="Times New Roman"/>
                <w:noProof/>
                <w:webHidden/>
                <w:sz w:val="24"/>
                <w:szCs w:val="24"/>
              </w:rPr>
            </w:r>
            <w:r w:rsidR="00232CF0" w:rsidRPr="00D15E0A">
              <w:rPr>
                <w:rFonts w:ascii="Times New Roman" w:hAnsi="Times New Roman" w:cs="Times New Roman"/>
                <w:noProof/>
                <w:webHidden/>
                <w:sz w:val="24"/>
                <w:szCs w:val="24"/>
              </w:rPr>
              <w:fldChar w:fldCharType="separate"/>
            </w:r>
            <w:r w:rsidR="00232CF0" w:rsidRPr="00D15E0A">
              <w:rPr>
                <w:rFonts w:ascii="Times New Roman" w:hAnsi="Times New Roman" w:cs="Times New Roman"/>
                <w:noProof/>
                <w:webHidden/>
                <w:sz w:val="24"/>
                <w:szCs w:val="24"/>
              </w:rPr>
              <w:t>7</w:t>
            </w:r>
            <w:r w:rsidR="00232CF0" w:rsidRPr="00D15E0A">
              <w:rPr>
                <w:rFonts w:ascii="Times New Roman" w:hAnsi="Times New Roman" w:cs="Times New Roman"/>
                <w:noProof/>
                <w:webHidden/>
                <w:sz w:val="24"/>
                <w:szCs w:val="24"/>
              </w:rPr>
              <w:fldChar w:fldCharType="end"/>
            </w:r>
          </w:hyperlink>
        </w:p>
        <w:p w14:paraId="5599E843" w14:textId="38A423E9" w:rsidR="00232CF0" w:rsidRPr="00D15E0A" w:rsidRDefault="00AF5242">
          <w:pPr>
            <w:pStyle w:val="TOC3"/>
            <w:tabs>
              <w:tab w:val="right" w:leader="dot" w:pos="9350"/>
            </w:tabs>
            <w:rPr>
              <w:rFonts w:ascii="Times New Roman" w:eastAsiaTheme="minorEastAsia" w:hAnsi="Times New Roman" w:cs="Times New Roman"/>
              <w:noProof/>
              <w:sz w:val="24"/>
              <w:szCs w:val="24"/>
              <w:lang w:val="en-GB" w:eastAsia="en-GB" w:bidi="ar-SA"/>
            </w:rPr>
          </w:pPr>
          <w:hyperlink w:anchor="_Toc52203324" w:history="1">
            <w:r w:rsidR="00232CF0" w:rsidRPr="00D15E0A">
              <w:rPr>
                <w:rStyle w:val="Hyperlink"/>
                <w:rFonts w:ascii="Times New Roman" w:hAnsi="Times New Roman" w:cs="Times New Roman"/>
                <w:noProof/>
                <w:sz w:val="24"/>
                <w:szCs w:val="24"/>
              </w:rPr>
              <w:t>3.1.1.2 Back end Tools:</w:t>
            </w:r>
            <w:r w:rsidR="00232CF0" w:rsidRPr="00D15E0A">
              <w:rPr>
                <w:rFonts w:ascii="Times New Roman" w:hAnsi="Times New Roman" w:cs="Times New Roman"/>
                <w:noProof/>
                <w:webHidden/>
                <w:sz w:val="24"/>
                <w:szCs w:val="24"/>
              </w:rPr>
              <w:tab/>
            </w:r>
            <w:r w:rsidR="00232CF0" w:rsidRPr="00D15E0A">
              <w:rPr>
                <w:rFonts w:ascii="Times New Roman" w:hAnsi="Times New Roman" w:cs="Times New Roman"/>
                <w:noProof/>
                <w:webHidden/>
                <w:sz w:val="24"/>
                <w:szCs w:val="24"/>
              </w:rPr>
              <w:fldChar w:fldCharType="begin"/>
            </w:r>
            <w:r w:rsidR="00232CF0" w:rsidRPr="00D15E0A">
              <w:rPr>
                <w:rFonts w:ascii="Times New Roman" w:hAnsi="Times New Roman" w:cs="Times New Roman"/>
                <w:noProof/>
                <w:webHidden/>
                <w:sz w:val="24"/>
                <w:szCs w:val="24"/>
              </w:rPr>
              <w:instrText xml:space="preserve"> PAGEREF _Toc52203324 \h </w:instrText>
            </w:r>
            <w:r w:rsidR="00232CF0" w:rsidRPr="00D15E0A">
              <w:rPr>
                <w:rFonts w:ascii="Times New Roman" w:hAnsi="Times New Roman" w:cs="Times New Roman"/>
                <w:noProof/>
                <w:webHidden/>
                <w:sz w:val="24"/>
                <w:szCs w:val="24"/>
              </w:rPr>
            </w:r>
            <w:r w:rsidR="00232CF0" w:rsidRPr="00D15E0A">
              <w:rPr>
                <w:rFonts w:ascii="Times New Roman" w:hAnsi="Times New Roman" w:cs="Times New Roman"/>
                <w:noProof/>
                <w:webHidden/>
                <w:sz w:val="24"/>
                <w:szCs w:val="24"/>
              </w:rPr>
              <w:fldChar w:fldCharType="separate"/>
            </w:r>
            <w:r w:rsidR="00232CF0" w:rsidRPr="00D15E0A">
              <w:rPr>
                <w:rFonts w:ascii="Times New Roman" w:hAnsi="Times New Roman" w:cs="Times New Roman"/>
                <w:noProof/>
                <w:webHidden/>
                <w:sz w:val="24"/>
                <w:szCs w:val="24"/>
              </w:rPr>
              <w:t>7</w:t>
            </w:r>
            <w:r w:rsidR="00232CF0" w:rsidRPr="00D15E0A">
              <w:rPr>
                <w:rFonts w:ascii="Times New Roman" w:hAnsi="Times New Roman" w:cs="Times New Roman"/>
                <w:noProof/>
                <w:webHidden/>
                <w:sz w:val="24"/>
                <w:szCs w:val="24"/>
              </w:rPr>
              <w:fldChar w:fldCharType="end"/>
            </w:r>
          </w:hyperlink>
        </w:p>
        <w:p w14:paraId="0C703BD8" w14:textId="70AF1B14" w:rsidR="00232CF0" w:rsidRPr="00D15E0A" w:rsidRDefault="00AF5242">
          <w:pPr>
            <w:pStyle w:val="TOC3"/>
            <w:tabs>
              <w:tab w:val="right" w:leader="dot" w:pos="9350"/>
            </w:tabs>
            <w:rPr>
              <w:rFonts w:ascii="Times New Roman" w:eastAsiaTheme="minorEastAsia" w:hAnsi="Times New Roman" w:cs="Times New Roman"/>
              <w:noProof/>
              <w:sz w:val="24"/>
              <w:szCs w:val="24"/>
              <w:lang w:val="en-GB" w:eastAsia="en-GB" w:bidi="ar-SA"/>
            </w:rPr>
          </w:pPr>
          <w:hyperlink w:anchor="_Toc52203325" w:history="1">
            <w:r w:rsidR="00232CF0" w:rsidRPr="00D15E0A">
              <w:rPr>
                <w:rStyle w:val="Hyperlink"/>
                <w:rFonts w:ascii="Times New Roman" w:hAnsi="Times New Roman" w:cs="Times New Roman"/>
                <w:noProof/>
                <w:sz w:val="24"/>
                <w:szCs w:val="24"/>
              </w:rPr>
              <w:t>3.1.1.3 RESTful API:</w:t>
            </w:r>
            <w:r w:rsidR="00232CF0" w:rsidRPr="00D15E0A">
              <w:rPr>
                <w:rFonts w:ascii="Times New Roman" w:hAnsi="Times New Roman" w:cs="Times New Roman"/>
                <w:noProof/>
                <w:webHidden/>
                <w:sz w:val="24"/>
                <w:szCs w:val="24"/>
              </w:rPr>
              <w:tab/>
            </w:r>
            <w:r w:rsidR="00232CF0" w:rsidRPr="00D15E0A">
              <w:rPr>
                <w:rFonts w:ascii="Times New Roman" w:hAnsi="Times New Roman" w:cs="Times New Roman"/>
                <w:noProof/>
                <w:webHidden/>
                <w:sz w:val="24"/>
                <w:szCs w:val="24"/>
              </w:rPr>
              <w:fldChar w:fldCharType="begin"/>
            </w:r>
            <w:r w:rsidR="00232CF0" w:rsidRPr="00D15E0A">
              <w:rPr>
                <w:rFonts w:ascii="Times New Roman" w:hAnsi="Times New Roman" w:cs="Times New Roman"/>
                <w:noProof/>
                <w:webHidden/>
                <w:sz w:val="24"/>
                <w:szCs w:val="24"/>
              </w:rPr>
              <w:instrText xml:space="preserve"> PAGEREF _Toc52203325 \h </w:instrText>
            </w:r>
            <w:r w:rsidR="00232CF0" w:rsidRPr="00D15E0A">
              <w:rPr>
                <w:rFonts w:ascii="Times New Roman" w:hAnsi="Times New Roman" w:cs="Times New Roman"/>
                <w:noProof/>
                <w:webHidden/>
                <w:sz w:val="24"/>
                <w:szCs w:val="24"/>
              </w:rPr>
            </w:r>
            <w:r w:rsidR="00232CF0" w:rsidRPr="00D15E0A">
              <w:rPr>
                <w:rFonts w:ascii="Times New Roman" w:hAnsi="Times New Roman" w:cs="Times New Roman"/>
                <w:noProof/>
                <w:webHidden/>
                <w:sz w:val="24"/>
                <w:szCs w:val="24"/>
              </w:rPr>
              <w:fldChar w:fldCharType="separate"/>
            </w:r>
            <w:r w:rsidR="00232CF0" w:rsidRPr="00D15E0A">
              <w:rPr>
                <w:rFonts w:ascii="Times New Roman" w:hAnsi="Times New Roman" w:cs="Times New Roman"/>
                <w:noProof/>
                <w:webHidden/>
                <w:sz w:val="24"/>
                <w:szCs w:val="24"/>
              </w:rPr>
              <w:t>7</w:t>
            </w:r>
            <w:r w:rsidR="00232CF0" w:rsidRPr="00D15E0A">
              <w:rPr>
                <w:rFonts w:ascii="Times New Roman" w:hAnsi="Times New Roman" w:cs="Times New Roman"/>
                <w:noProof/>
                <w:webHidden/>
                <w:sz w:val="24"/>
                <w:szCs w:val="24"/>
              </w:rPr>
              <w:fldChar w:fldCharType="end"/>
            </w:r>
          </w:hyperlink>
        </w:p>
        <w:p w14:paraId="48B4775A" w14:textId="58E9B9F5" w:rsidR="00232CF0" w:rsidRPr="00D15E0A" w:rsidRDefault="00AF5242">
          <w:pPr>
            <w:pStyle w:val="TOC2"/>
            <w:tabs>
              <w:tab w:val="right" w:leader="dot" w:pos="9350"/>
            </w:tabs>
            <w:rPr>
              <w:rFonts w:ascii="Times New Roman" w:eastAsiaTheme="minorEastAsia" w:hAnsi="Times New Roman" w:cs="Times New Roman"/>
              <w:noProof/>
              <w:sz w:val="24"/>
              <w:szCs w:val="24"/>
              <w:lang w:val="en-GB" w:eastAsia="en-GB" w:bidi="ar-SA"/>
            </w:rPr>
          </w:pPr>
          <w:hyperlink w:anchor="_Toc52203326" w:history="1">
            <w:r w:rsidR="00232CF0" w:rsidRPr="00D15E0A">
              <w:rPr>
                <w:rStyle w:val="Hyperlink"/>
                <w:rFonts w:ascii="Times New Roman" w:hAnsi="Times New Roman" w:cs="Times New Roman"/>
                <w:noProof/>
                <w:sz w:val="24"/>
                <w:szCs w:val="24"/>
              </w:rPr>
              <w:t>3.1.2 Hardware Specification</w:t>
            </w:r>
            <w:r w:rsidR="00232CF0" w:rsidRPr="00D15E0A">
              <w:rPr>
                <w:rFonts w:ascii="Times New Roman" w:hAnsi="Times New Roman" w:cs="Times New Roman"/>
                <w:noProof/>
                <w:webHidden/>
                <w:sz w:val="24"/>
                <w:szCs w:val="24"/>
              </w:rPr>
              <w:tab/>
            </w:r>
            <w:r w:rsidR="00232CF0" w:rsidRPr="00D15E0A">
              <w:rPr>
                <w:rFonts w:ascii="Times New Roman" w:hAnsi="Times New Roman" w:cs="Times New Roman"/>
                <w:noProof/>
                <w:webHidden/>
                <w:sz w:val="24"/>
                <w:szCs w:val="24"/>
              </w:rPr>
              <w:fldChar w:fldCharType="begin"/>
            </w:r>
            <w:r w:rsidR="00232CF0" w:rsidRPr="00D15E0A">
              <w:rPr>
                <w:rFonts w:ascii="Times New Roman" w:hAnsi="Times New Roman" w:cs="Times New Roman"/>
                <w:noProof/>
                <w:webHidden/>
                <w:sz w:val="24"/>
                <w:szCs w:val="24"/>
              </w:rPr>
              <w:instrText xml:space="preserve"> PAGEREF _Toc52203326 \h </w:instrText>
            </w:r>
            <w:r w:rsidR="00232CF0" w:rsidRPr="00D15E0A">
              <w:rPr>
                <w:rFonts w:ascii="Times New Roman" w:hAnsi="Times New Roman" w:cs="Times New Roman"/>
                <w:noProof/>
                <w:webHidden/>
                <w:sz w:val="24"/>
                <w:szCs w:val="24"/>
              </w:rPr>
            </w:r>
            <w:r w:rsidR="00232CF0" w:rsidRPr="00D15E0A">
              <w:rPr>
                <w:rFonts w:ascii="Times New Roman" w:hAnsi="Times New Roman" w:cs="Times New Roman"/>
                <w:noProof/>
                <w:webHidden/>
                <w:sz w:val="24"/>
                <w:szCs w:val="24"/>
              </w:rPr>
              <w:fldChar w:fldCharType="separate"/>
            </w:r>
            <w:r w:rsidR="00232CF0" w:rsidRPr="00D15E0A">
              <w:rPr>
                <w:rFonts w:ascii="Times New Roman" w:hAnsi="Times New Roman" w:cs="Times New Roman"/>
                <w:noProof/>
                <w:webHidden/>
                <w:sz w:val="24"/>
                <w:szCs w:val="24"/>
              </w:rPr>
              <w:t>7</w:t>
            </w:r>
            <w:r w:rsidR="00232CF0" w:rsidRPr="00D15E0A">
              <w:rPr>
                <w:rFonts w:ascii="Times New Roman" w:hAnsi="Times New Roman" w:cs="Times New Roman"/>
                <w:noProof/>
                <w:webHidden/>
                <w:sz w:val="24"/>
                <w:szCs w:val="24"/>
              </w:rPr>
              <w:fldChar w:fldCharType="end"/>
            </w:r>
          </w:hyperlink>
        </w:p>
        <w:p w14:paraId="4E53A624" w14:textId="5F261A81" w:rsidR="00232CF0" w:rsidRPr="00D15E0A" w:rsidRDefault="00AF5242">
          <w:pPr>
            <w:pStyle w:val="TOC1"/>
            <w:tabs>
              <w:tab w:val="right" w:leader="dot" w:pos="9350"/>
            </w:tabs>
            <w:rPr>
              <w:rFonts w:ascii="Times New Roman" w:eastAsiaTheme="minorEastAsia" w:hAnsi="Times New Roman" w:cs="Times New Roman"/>
              <w:noProof/>
              <w:sz w:val="24"/>
              <w:szCs w:val="24"/>
              <w:lang w:val="en-GB" w:eastAsia="en-GB" w:bidi="ar-SA"/>
            </w:rPr>
          </w:pPr>
          <w:hyperlink w:anchor="_Toc52203327" w:history="1">
            <w:r w:rsidR="00232CF0" w:rsidRPr="00D15E0A">
              <w:rPr>
                <w:rStyle w:val="Hyperlink"/>
                <w:rFonts w:ascii="Times New Roman" w:eastAsia="Times New Roman" w:hAnsi="Times New Roman" w:cs="Times New Roman"/>
                <w:noProof/>
                <w:sz w:val="24"/>
                <w:szCs w:val="24"/>
              </w:rPr>
              <w:t>Chapter 4: Discussion on the Achievements</w:t>
            </w:r>
            <w:r w:rsidR="00232CF0" w:rsidRPr="00D15E0A">
              <w:rPr>
                <w:rFonts w:ascii="Times New Roman" w:hAnsi="Times New Roman" w:cs="Times New Roman"/>
                <w:noProof/>
                <w:webHidden/>
                <w:sz w:val="24"/>
                <w:szCs w:val="24"/>
              </w:rPr>
              <w:tab/>
            </w:r>
            <w:r w:rsidR="00232CF0" w:rsidRPr="00D15E0A">
              <w:rPr>
                <w:rFonts w:ascii="Times New Roman" w:hAnsi="Times New Roman" w:cs="Times New Roman"/>
                <w:noProof/>
                <w:webHidden/>
                <w:sz w:val="24"/>
                <w:szCs w:val="24"/>
              </w:rPr>
              <w:fldChar w:fldCharType="begin"/>
            </w:r>
            <w:r w:rsidR="00232CF0" w:rsidRPr="00D15E0A">
              <w:rPr>
                <w:rFonts w:ascii="Times New Roman" w:hAnsi="Times New Roman" w:cs="Times New Roman"/>
                <w:noProof/>
                <w:webHidden/>
                <w:sz w:val="24"/>
                <w:szCs w:val="24"/>
              </w:rPr>
              <w:instrText xml:space="preserve"> PAGEREF _Toc52203327 \h </w:instrText>
            </w:r>
            <w:r w:rsidR="00232CF0" w:rsidRPr="00D15E0A">
              <w:rPr>
                <w:rFonts w:ascii="Times New Roman" w:hAnsi="Times New Roman" w:cs="Times New Roman"/>
                <w:noProof/>
                <w:webHidden/>
                <w:sz w:val="24"/>
                <w:szCs w:val="24"/>
              </w:rPr>
            </w:r>
            <w:r w:rsidR="00232CF0" w:rsidRPr="00D15E0A">
              <w:rPr>
                <w:rFonts w:ascii="Times New Roman" w:hAnsi="Times New Roman" w:cs="Times New Roman"/>
                <w:noProof/>
                <w:webHidden/>
                <w:sz w:val="24"/>
                <w:szCs w:val="24"/>
              </w:rPr>
              <w:fldChar w:fldCharType="separate"/>
            </w:r>
            <w:r w:rsidR="00232CF0" w:rsidRPr="00D15E0A">
              <w:rPr>
                <w:rFonts w:ascii="Times New Roman" w:hAnsi="Times New Roman" w:cs="Times New Roman"/>
                <w:noProof/>
                <w:webHidden/>
                <w:sz w:val="24"/>
                <w:szCs w:val="24"/>
              </w:rPr>
              <w:t>8</w:t>
            </w:r>
            <w:r w:rsidR="00232CF0" w:rsidRPr="00D15E0A">
              <w:rPr>
                <w:rFonts w:ascii="Times New Roman" w:hAnsi="Times New Roman" w:cs="Times New Roman"/>
                <w:noProof/>
                <w:webHidden/>
                <w:sz w:val="24"/>
                <w:szCs w:val="24"/>
              </w:rPr>
              <w:fldChar w:fldCharType="end"/>
            </w:r>
          </w:hyperlink>
        </w:p>
        <w:p w14:paraId="7A1982E0" w14:textId="5CDEA8D9" w:rsidR="00232CF0" w:rsidRPr="00D15E0A" w:rsidRDefault="00AF5242">
          <w:pPr>
            <w:pStyle w:val="TOC2"/>
            <w:tabs>
              <w:tab w:val="right" w:leader="dot" w:pos="9350"/>
            </w:tabs>
            <w:rPr>
              <w:rFonts w:ascii="Times New Roman" w:eastAsiaTheme="minorEastAsia" w:hAnsi="Times New Roman" w:cs="Times New Roman"/>
              <w:noProof/>
              <w:sz w:val="24"/>
              <w:szCs w:val="24"/>
              <w:lang w:val="en-GB" w:eastAsia="en-GB" w:bidi="ar-SA"/>
            </w:rPr>
          </w:pPr>
          <w:hyperlink w:anchor="_Toc52203328" w:history="1">
            <w:r w:rsidR="00232CF0" w:rsidRPr="00D15E0A">
              <w:rPr>
                <w:rStyle w:val="Hyperlink"/>
                <w:rFonts w:ascii="Times New Roman" w:hAnsi="Times New Roman" w:cs="Times New Roman"/>
                <w:noProof/>
                <w:sz w:val="24"/>
                <w:szCs w:val="24"/>
              </w:rPr>
              <w:t>4.1 Challenges Faced</w:t>
            </w:r>
            <w:r w:rsidR="00232CF0" w:rsidRPr="00D15E0A">
              <w:rPr>
                <w:rFonts w:ascii="Times New Roman" w:hAnsi="Times New Roman" w:cs="Times New Roman"/>
                <w:noProof/>
                <w:webHidden/>
                <w:sz w:val="24"/>
                <w:szCs w:val="24"/>
              </w:rPr>
              <w:tab/>
            </w:r>
            <w:r w:rsidR="00232CF0" w:rsidRPr="00D15E0A">
              <w:rPr>
                <w:rFonts w:ascii="Times New Roman" w:hAnsi="Times New Roman" w:cs="Times New Roman"/>
                <w:noProof/>
                <w:webHidden/>
                <w:sz w:val="24"/>
                <w:szCs w:val="24"/>
              </w:rPr>
              <w:fldChar w:fldCharType="begin"/>
            </w:r>
            <w:r w:rsidR="00232CF0" w:rsidRPr="00D15E0A">
              <w:rPr>
                <w:rFonts w:ascii="Times New Roman" w:hAnsi="Times New Roman" w:cs="Times New Roman"/>
                <w:noProof/>
                <w:webHidden/>
                <w:sz w:val="24"/>
                <w:szCs w:val="24"/>
              </w:rPr>
              <w:instrText xml:space="preserve"> PAGEREF _Toc52203328 \h </w:instrText>
            </w:r>
            <w:r w:rsidR="00232CF0" w:rsidRPr="00D15E0A">
              <w:rPr>
                <w:rFonts w:ascii="Times New Roman" w:hAnsi="Times New Roman" w:cs="Times New Roman"/>
                <w:noProof/>
                <w:webHidden/>
                <w:sz w:val="24"/>
                <w:szCs w:val="24"/>
              </w:rPr>
            </w:r>
            <w:r w:rsidR="00232CF0" w:rsidRPr="00D15E0A">
              <w:rPr>
                <w:rFonts w:ascii="Times New Roman" w:hAnsi="Times New Roman" w:cs="Times New Roman"/>
                <w:noProof/>
                <w:webHidden/>
                <w:sz w:val="24"/>
                <w:szCs w:val="24"/>
              </w:rPr>
              <w:fldChar w:fldCharType="separate"/>
            </w:r>
            <w:r w:rsidR="00232CF0" w:rsidRPr="00D15E0A">
              <w:rPr>
                <w:rFonts w:ascii="Times New Roman" w:hAnsi="Times New Roman" w:cs="Times New Roman"/>
                <w:noProof/>
                <w:webHidden/>
                <w:sz w:val="24"/>
                <w:szCs w:val="24"/>
              </w:rPr>
              <w:t>8</w:t>
            </w:r>
            <w:r w:rsidR="00232CF0" w:rsidRPr="00D15E0A">
              <w:rPr>
                <w:rFonts w:ascii="Times New Roman" w:hAnsi="Times New Roman" w:cs="Times New Roman"/>
                <w:noProof/>
                <w:webHidden/>
                <w:sz w:val="24"/>
                <w:szCs w:val="24"/>
              </w:rPr>
              <w:fldChar w:fldCharType="end"/>
            </w:r>
          </w:hyperlink>
        </w:p>
        <w:p w14:paraId="3FBEB65F" w14:textId="38906252" w:rsidR="00232CF0" w:rsidRPr="00D15E0A" w:rsidRDefault="00AF5242">
          <w:pPr>
            <w:pStyle w:val="TOC3"/>
            <w:tabs>
              <w:tab w:val="right" w:leader="dot" w:pos="9350"/>
            </w:tabs>
            <w:rPr>
              <w:rFonts w:ascii="Times New Roman" w:eastAsiaTheme="minorEastAsia" w:hAnsi="Times New Roman" w:cs="Times New Roman"/>
              <w:noProof/>
              <w:sz w:val="24"/>
              <w:szCs w:val="24"/>
              <w:lang w:val="en-GB" w:eastAsia="en-GB" w:bidi="ar-SA"/>
            </w:rPr>
          </w:pPr>
          <w:hyperlink w:anchor="_Toc52203329" w:history="1">
            <w:r w:rsidR="00232CF0" w:rsidRPr="00D15E0A">
              <w:rPr>
                <w:rStyle w:val="Hyperlink"/>
                <w:rFonts w:ascii="Times New Roman" w:hAnsi="Times New Roman" w:cs="Times New Roman"/>
                <w:noProof/>
                <w:sz w:val="24"/>
                <w:szCs w:val="24"/>
              </w:rPr>
              <w:t>Flutter App Development:</w:t>
            </w:r>
            <w:r w:rsidR="00232CF0" w:rsidRPr="00D15E0A">
              <w:rPr>
                <w:rFonts w:ascii="Times New Roman" w:hAnsi="Times New Roman" w:cs="Times New Roman"/>
                <w:noProof/>
                <w:webHidden/>
                <w:sz w:val="24"/>
                <w:szCs w:val="24"/>
              </w:rPr>
              <w:tab/>
            </w:r>
            <w:r w:rsidR="00232CF0" w:rsidRPr="00D15E0A">
              <w:rPr>
                <w:rFonts w:ascii="Times New Roman" w:hAnsi="Times New Roman" w:cs="Times New Roman"/>
                <w:noProof/>
                <w:webHidden/>
                <w:sz w:val="24"/>
                <w:szCs w:val="24"/>
              </w:rPr>
              <w:fldChar w:fldCharType="begin"/>
            </w:r>
            <w:r w:rsidR="00232CF0" w:rsidRPr="00D15E0A">
              <w:rPr>
                <w:rFonts w:ascii="Times New Roman" w:hAnsi="Times New Roman" w:cs="Times New Roman"/>
                <w:noProof/>
                <w:webHidden/>
                <w:sz w:val="24"/>
                <w:szCs w:val="24"/>
              </w:rPr>
              <w:instrText xml:space="preserve"> PAGEREF _Toc52203329 \h </w:instrText>
            </w:r>
            <w:r w:rsidR="00232CF0" w:rsidRPr="00D15E0A">
              <w:rPr>
                <w:rFonts w:ascii="Times New Roman" w:hAnsi="Times New Roman" w:cs="Times New Roman"/>
                <w:noProof/>
                <w:webHidden/>
                <w:sz w:val="24"/>
                <w:szCs w:val="24"/>
              </w:rPr>
            </w:r>
            <w:r w:rsidR="00232CF0" w:rsidRPr="00D15E0A">
              <w:rPr>
                <w:rFonts w:ascii="Times New Roman" w:hAnsi="Times New Roman" w:cs="Times New Roman"/>
                <w:noProof/>
                <w:webHidden/>
                <w:sz w:val="24"/>
                <w:szCs w:val="24"/>
              </w:rPr>
              <w:fldChar w:fldCharType="separate"/>
            </w:r>
            <w:r w:rsidR="00232CF0" w:rsidRPr="00D15E0A">
              <w:rPr>
                <w:rFonts w:ascii="Times New Roman" w:hAnsi="Times New Roman" w:cs="Times New Roman"/>
                <w:noProof/>
                <w:webHidden/>
                <w:sz w:val="24"/>
                <w:szCs w:val="24"/>
              </w:rPr>
              <w:t>8</w:t>
            </w:r>
            <w:r w:rsidR="00232CF0" w:rsidRPr="00D15E0A">
              <w:rPr>
                <w:rFonts w:ascii="Times New Roman" w:hAnsi="Times New Roman" w:cs="Times New Roman"/>
                <w:noProof/>
                <w:webHidden/>
                <w:sz w:val="24"/>
                <w:szCs w:val="24"/>
              </w:rPr>
              <w:fldChar w:fldCharType="end"/>
            </w:r>
          </w:hyperlink>
        </w:p>
        <w:p w14:paraId="1267430A" w14:textId="162EA952" w:rsidR="00232CF0" w:rsidRPr="00D15E0A" w:rsidRDefault="00AF5242">
          <w:pPr>
            <w:pStyle w:val="TOC2"/>
            <w:tabs>
              <w:tab w:val="right" w:leader="dot" w:pos="9350"/>
            </w:tabs>
            <w:rPr>
              <w:rFonts w:ascii="Times New Roman" w:eastAsiaTheme="minorEastAsia" w:hAnsi="Times New Roman" w:cs="Times New Roman"/>
              <w:noProof/>
              <w:sz w:val="24"/>
              <w:szCs w:val="24"/>
              <w:lang w:val="en-GB" w:eastAsia="en-GB" w:bidi="ar-SA"/>
            </w:rPr>
          </w:pPr>
          <w:hyperlink w:anchor="_Toc52203330" w:history="1">
            <w:r w:rsidR="00232CF0" w:rsidRPr="00D15E0A">
              <w:rPr>
                <w:rStyle w:val="Hyperlink"/>
                <w:rFonts w:ascii="Times New Roman" w:hAnsi="Times New Roman" w:cs="Times New Roman"/>
                <w:noProof/>
                <w:sz w:val="24"/>
                <w:szCs w:val="24"/>
              </w:rPr>
              <w:t>4.2 Features</w:t>
            </w:r>
            <w:r w:rsidR="00232CF0" w:rsidRPr="00D15E0A">
              <w:rPr>
                <w:rFonts w:ascii="Times New Roman" w:hAnsi="Times New Roman" w:cs="Times New Roman"/>
                <w:noProof/>
                <w:webHidden/>
                <w:sz w:val="24"/>
                <w:szCs w:val="24"/>
              </w:rPr>
              <w:tab/>
            </w:r>
            <w:r w:rsidR="00232CF0" w:rsidRPr="00D15E0A">
              <w:rPr>
                <w:rFonts w:ascii="Times New Roman" w:hAnsi="Times New Roman" w:cs="Times New Roman"/>
                <w:noProof/>
                <w:webHidden/>
                <w:sz w:val="24"/>
                <w:szCs w:val="24"/>
              </w:rPr>
              <w:fldChar w:fldCharType="begin"/>
            </w:r>
            <w:r w:rsidR="00232CF0" w:rsidRPr="00D15E0A">
              <w:rPr>
                <w:rFonts w:ascii="Times New Roman" w:hAnsi="Times New Roman" w:cs="Times New Roman"/>
                <w:noProof/>
                <w:webHidden/>
                <w:sz w:val="24"/>
                <w:szCs w:val="24"/>
              </w:rPr>
              <w:instrText xml:space="preserve"> PAGEREF _Toc52203330 \h </w:instrText>
            </w:r>
            <w:r w:rsidR="00232CF0" w:rsidRPr="00D15E0A">
              <w:rPr>
                <w:rFonts w:ascii="Times New Roman" w:hAnsi="Times New Roman" w:cs="Times New Roman"/>
                <w:noProof/>
                <w:webHidden/>
                <w:sz w:val="24"/>
                <w:szCs w:val="24"/>
              </w:rPr>
            </w:r>
            <w:r w:rsidR="00232CF0" w:rsidRPr="00D15E0A">
              <w:rPr>
                <w:rFonts w:ascii="Times New Roman" w:hAnsi="Times New Roman" w:cs="Times New Roman"/>
                <w:noProof/>
                <w:webHidden/>
                <w:sz w:val="24"/>
                <w:szCs w:val="24"/>
              </w:rPr>
              <w:fldChar w:fldCharType="separate"/>
            </w:r>
            <w:r w:rsidR="00232CF0" w:rsidRPr="00D15E0A">
              <w:rPr>
                <w:rFonts w:ascii="Times New Roman" w:hAnsi="Times New Roman" w:cs="Times New Roman"/>
                <w:noProof/>
                <w:webHidden/>
                <w:sz w:val="24"/>
                <w:szCs w:val="24"/>
              </w:rPr>
              <w:t>8</w:t>
            </w:r>
            <w:r w:rsidR="00232CF0" w:rsidRPr="00D15E0A">
              <w:rPr>
                <w:rFonts w:ascii="Times New Roman" w:hAnsi="Times New Roman" w:cs="Times New Roman"/>
                <w:noProof/>
                <w:webHidden/>
                <w:sz w:val="24"/>
                <w:szCs w:val="24"/>
              </w:rPr>
              <w:fldChar w:fldCharType="end"/>
            </w:r>
          </w:hyperlink>
        </w:p>
        <w:p w14:paraId="1E839906" w14:textId="7FCADFF9" w:rsidR="00232CF0" w:rsidRPr="00D15E0A" w:rsidRDefault="00AF5242">
          <w:pPr>
            <w:pStyle w:val="TOC3"/>
            <w:tabs>
              <w:tab w:val="right" w:leader="dot" w:pos="9350"/>
            </w:tabs>
            <w:rPr>
              <w:rFonts w:ascii="Times New Roman" w:eastAsiaTheme="minorEastAsia" w:hAnsi="Times New Roman" w:cs="Times New Roman"/>
              <w:noProof/>
              <w:sz w:val="24"/>
              <w:szCs w:val="24"/>
              <w:lang w:val="en-GB" w:eastAsia="en-GB" w:bidi="ar-SA"/>
            </w:rPr>
          </w:pPr>
          <w:hyperlink w:anchor="_Toc52203331" w:history="1">
            <w:r w:rsidR="00232CF0" w:rsidRPr="00D15E0A">
              <w:rPr>
                <w:rStyle w:val="Hyperlink"/>
                <w:rFonts w:ascii="Times New Roman" w:hAnsi="Times New Roman" w:cs="Times New Roman"/>
                <w:noProof/>
                <w:sz w:val="24"/>
                <w:szCs w:val="24"/>
              </w:rPr>
              <w:t>Login System:</w:t>
            </w:r>
            <w:r w:rsidR="00232CF0" w:rsidRPr="00D15E0A">
              <w:rPr>
                <w:rFonts w:ascii="Times New Roman" w:hAnsi="Times New Roman" w:cs="Times New Roman"/>
                <w:noProof/>
                <w:webHidden/>
                <w:sz w:val="24"/>
                <w:szCs w:val="24"/>
              </w:rPr>
              <w:tab/>
            </w:r>
            <w:r w:rsidR="00232CF0" w:rsidRPr="00D15E0A">
              <w:rPr>
                <w:rFonts w:ascii="Times New Roman" w:hAnsi="Times New Roman" w:cs="Times New Roman"/>
                <w:noProof/>
                <w:webHidden/>
                <w:sz w:val="24"/>
                <w:szCs w:val="24"/>
              </w:rPr>
              <w:fldChar w:fldCharType="begin"/>
            </w:r>
            <w:r w:rsidR="00232CF0" w:rsidRPr="00D15E0A">
              <w:rPr>
                <w:rFonts w:ascii="Times New Roman" w:hAnsi="Times New Roman" w:cs="Times New Roman"/>
                <w:noProof/>
                <w:webHidden/>
                <w:sz w:val="24"/>
                <w:szCs w:val="24"/>
              </w:rPr>
              <w:instrText xml:space="preserve"> PAGEREF _Toc52203331 \h </w:instrText>
            </w:r>
            <w:r w:rsidR="00232CF0" w:rsidRPr="00D15E0A">
              <w:rPr>
                <w:rFonts w:ascii="Times New Roman" w:hAnsi="Times New Roman" w:cs="Times New Roman"/>
                <w:noProof/>
                <w:webHidden/>
                <w:sz w:val="24"/>
                <w:szCs w:val="24"/>
              </w:rPr>
            </w:r>
            <w:r w:rsidR="00232CF0" w:rsidRPr="00D15E0A">
              <w:rPr>
                <w:rFonts w:ascii="Times New Roman" w:hAnsi="Times New Roman" w:cs="Times New Roman"/>
                <w:noProof/>
                <w:webHidden/>
                <w:sz w:val="24"/>
                <w:szCs w:val="24"/>
              </w:rPr>
              <w:fldChar w:fldCharType="separate"/>
            </w:r>
            <w:r w:rsidR="00232CF0" w:rsidRPr="00D15E0A">
              <w:rPr>
                <w:rFonts w:ascii="Times New Roman" w:hAnsi="Times New Roman" w:cs="Times New Roman"/>
                <w:noProof/>
                <w:webHidden/>
                <w:sz w:val="24"/>
                <w:szCs w:val="24"/>
              </w:rPr>
              <w:t>8</w:t>
            </w:r>
            <w:r w:rsidR="00232CF0" w:rsidRPr="00D15E0A">
              <w:rPr>
                <w:rFonts w:ascii="Times New Roman" w:hAnsi="Times New Roman" w:cs="Times New Roman"/>
                <w:noProof/>
                <w:webHidden/>
                <w:sz w:val="24"/>
                <w:szCs w:val="24"/>
              </w:rPr>
              <w:fldChar w:fldCharType="end"/>
            </w:r>
          </w:hyperlink>
        </w:p>
        <w:p w14:paraId="39922C1C" w14:textId="5103EB2F" w:rsidR="00232CF0" w:rsidRPr="00D15E0A" w:rsidRDefault="00AF5242">
          <w:pPr>
            <w:pStyle w:val="TOC3"/>
            <w:tabs>
              <w:tab w:val="right" w:leader="dot" w:pos="9350"/>
            </w:tabs>
            <w:rPr>
              <w:rFonts w:ascii="Times New Roman" w:eastAsiaTheme="minorEastAsia" w:hAnsi="Times New Roman" w:cs="Times New Roman"/>
              <w:noProof/>
              <w:sz w:val="24"/>
              <w:szCs w:val="24"/>
              <w:lang w:val="en-GB" w:eastAsia="en-GB" w:bidi="ar-SA"/>
            </w:rPr>
          </w:pPr>
          <w:hyperlink w:anchor="_Toc52203332" w:history="1">
            <w:r w:rsidR="00232CF0" w:rsidRPr="00D15E0A">
              <w:rPr>
                <w:rStyle w:val="Hyperlink"/>
                <w:rFonts w:ascii="Times New Roman" w:hAnsi="Times New Roman" w:cs="Times New Roman"/>
                <w:noProof/>
                <w:sz w:val="24"/>
                <w:szCs w:val="24"/>
              </w:rPr>
              <w:t>Main Features:</w:t>
            </w:r>
            <w:r w:rsidR="00232CF0" w:rsidRPr="00D15E0A">
              <w:rPr>
                <w:rFonts w:ascii="Times New Roman" w:hAnsi="Times New Roman" w:cs="Times New Roman"/>
                <w:noProof/>
                <w:webHidden/>
                <w:sz w:val="24"/>
                <w:szCs w:val="24"/>
              </w:rPr>
              <w:tab/>
            </w:r>
            <w:r w:rsidR="00232CF0" w:rsidRPr="00D15E0A">
              <w:rPr>
                <w:rFonts w:ascii="Times New Roman" w:hAnsi="Times New Roman" w:cs="Times New Roman"/>
                <w:noProof/>
                <w:webHidden/>
                <w:sz w:val="24"/>
                <w:szCs w:val="24"/>
              </w:rPr>
              <w:fldChar w:fldCharType="begin"/>
            </w:r>
            <w:r w:rsidR="00232CF0" w:rsidRPr="00D15E0A">
              <w:rPr>
                <w:rFonts w:ascii="Times New Roman" w:hAnsi="Times New Roman" w:cs="Times New Roman"/>
                <w:noProof/>
                <w:webHidden/>
                <w:sz w:val="24"/>
                <w:szCs w:val="24"/>
              </w:rPr>
              <w:instrText xml:space="preserve"> PAGEREF _Toc52203332 \h </w:instrText>
            </w:r>
            <w:r w:rsidR="00232CF0" w:rsidRPr="00D15E0A">
              <w:rPr>
                <w:rFonts w:ascii="Times New Roman" w:hAnsi="Times New Roman" w:cs="Times New Roman"/>
                <w:noProof/>
                <w:webHidden/>
                <w:sz w:val="24"/>
                <w:szCs w:val="24"/>
              </w:rPr>
            </w:r>
            <w:r w:rsidR="00232CF0" w:rsidRPr="00D15E0A">
              <w:rPr>
                <w:rFonts w:ascii="Times New Roman" w:hAnsi="Times New Roman" w:cs="Times New Roman"/>
                <w:noProof/>
                <w:webHidden/>
                <w:sz w:val="24"/>
                <w:szCs w:val="24"/>
              </w:rPr>
              <w:fldChar w:fldCharType="separate"/>
            </w:r>
            <w:r w:rsidR="00232CF0" w:rsidRPr="00D15E0A">
              <w:rPr>
                <w:rFonts w:ascii="Times New Roman" w:hAnsi="Times New Roman" w:cs="Times New Roman"/>
                <w:noProof/>
                <w:webHidden/>
                <w:sz w:val="24"/>
                <w:szCs w:val="24"/>
              </w:rPr>
              <w:t>8</w:t>
            </w:r>
            <w:r w:rsidR="00232CF0" w:rsidRPr="00D15E0A">
              <w:rPr>
                <w:rFonts w:ascii="Times New Roman" w:hAnsi="Times New Roman" w:cs="Times New Roman"/>
                <w:noProof/>
                <w:webHidden/>
                <w:sz w:val="24"/>
                <w:szCs w:val="24"/>
              </w:rPr>
              <w:fldChar w:fldCharType="end"/>
            </w:r>
          </w:hyperlink>
        </w:p>
        <w:p w14:paraId="37B2F91A" w14:textId="381B1B17" w:rsidR="00232CF0" w:rsidRPr="00D15E0A" w:rsidRDefault="00AF5242">
          <w:pPr>
            <w:pStyle w:val="TOC1"/>
            <w:tabs>
              <w:tab w:val="right" w:leader="dot" w:pos="9350"/>
            </w:tabs>
            <w:rPr>
              <w:rFonts w:ascii="Times New Roman" w:eastAsiaTheme="minorEastAsia" w:hAnsi="Times New Roman" w:cs="Times New Roman"/>
              <w:noProof/>
              <w:sz w:val="24"/>
              <w:szCs w:val="24"/>
              <w:lang w:val="en-GB" w:eastAsia="en-GB" w:bidi="ar-SA"/>
            </w:rPr>
          </w:pPr>
          <w:hyperlink w:anchor="_Toc52203333" w:history="1">
            <w:r w:rsidR="00232CF0" w:rsidRPr="00D15E0A">
              <w:rPr>
                <w:rStyle w:val="Hyperlink"/>
                <w:rFonts w:ascii="Times New Roman" w:eastAsia="Times New Roman" w:hAnsi="Times New Roman" w:cs="Times New Roman"/>
                <w:noProof/>
                <w:sz w:val="24"/>
                <w:szCs w:val="24"/>
              </w:rPr>
              <w:t>Chapter 5: Conclusion and Recommendation</w:t>
            </w:r>
            <w:r w:rsidR="00232CF0" w:rsidRPr="00D15E0A">
              <w:rPr>
                <w:rFonts w:ascii="Times New Roman" w:hAnsi="Times New Roman" w:cs="Times New Roman"/>
                <w:noProof/>
                <w:webHidden/>
                <w:sz w:val="24"/>
                <w:szCs w:val="24"/>
              </w:rPr>
              <w:tab/>
            </w:r>
            <w:r w:rsidR="00232CF0" w:rsidRPr="00D15E0A">
              <w:rPr>
                <w:rFonts w:ascii="Times New Roman" w:hAnsi="Times New Roman" w:cs="Times New Roman"/>
                <w:noProof/>
                <w:webHidden/>
                <w:sz w:val="24"/>
                <w:szCs w:val="24"/>
              </w:rPr>
              <w:fldChar w:fldCharType="begin"/>
            </w:r>
            <w:r w:rsidR="00232CF0" w:rsidRPr="00D15E0A">
              <w:rPr>
                <w:rFonts w:ascii="Times New Roman" w:hAnsi="Times New Roman" w:cs="Times New Roman"/>
                <w:noProof/>
                <w:webHidden/>
                <w:sz w:val="24"/>
                <w:szCs w:val="24"/>
              </w:rPr>
              <w:instrText xml:space="preserve"> PAGEREF _Toc52203333 \h </w:instrText>
            </w:r>
            <w:r w:rsidR="00232CF0" w:rsidRPr="00D15E0A">
              <w:rPr>
                <w:rFonts w:ascii="Times New Roman" w:hAnsi="Times New Roman" w:cs="Times New Roman"/>
                <w:noProof/>
                <w:webHidden/>
                <w:sz w:val="24"/>
                <w:szCs w:val="24"/>
              </w:rPr>
            </w:r>
            <w:r w:rsidR="00232CF0" w:rsidRPr="00D15E0A">
              <w:rPr>
                <w:rFonts w:ascii="Times New Roman" w:hAnsi="Times New Roman" w:cs="Times New Roman"/>
                <w:noProof/>
                <w:webHidden/>
                <w:sz w:val="24"/>
                <w:szCs w:val="24"/>
              </w:rPr>
              <w:fldChar w:fldCharType="separate"/>
            </w:r>
            <w:r w:rsidR="00232CF0" w:rsidRPr="00D15E0A">
              <w:rPr>
                <w:rFonts w:ascii="Times New Roman" w:hAnsi="Times New Roman" w:cs="Times New Roman"/>
                <w:noProof/>
                <w:webHidden/>
                <w:sz w:val="24"/>
                <w:szCs w:val="24"/>
              </w:rPr>
              <w:t>9</w:t>
            </w:r>
            <w:r w:rsidR="00232CF0" w:rsidRPr="00D15E0A">
              <w:rPr>
                <w:rFonts w:ascii="Times New Roman" w:hAnsi="Times New Roman" w:cs="Times New Roman"/>
                <w:noProof/>
                <w:webHidden/>
                <w:sz w:val="24"/>
                <w:szCs w:val="24"/>
              </w:rPr>
              <w:fldChar w:fldCharType="end"/>
            </w:r>
          </w:hyperlink>
        </w:p>
        <w:p w14:paraId="680B267F" w14:textId="618940B4" w:rsidR="00232CF0" w:rsidRPr="00D15E0A" w:rsidRDefault="00AF5242">
          <w:pPr>
            <w:pStyle w:val="TOC2"/>
            <w:tabs>
              <w:tab w:val="right" w:leader="dot" w:pos="9350"/>
            </w:tabs>
            <w:rPr>
              <w:rFonts w:ascii="Times New Roman" w:eastAsiaTheme="minorEastAsia" w:hAnsi="Times New Roman" w:cs="Times New Roman"/>
              <w:noProof/>
              <w:sz w:val="24"/>
              <w:szCs w:val="24"/>
              <w:lang w:val="en-GB" w:eastAsia="en-GB" w:bidi="ar-SA"/>
            </w:rPr>
          </w:pPr>
          <w:hyperlink w:anchor="_Toc52203334" w:history="1">
            <w:r w:rsidR="00232CF0" w:rsidRPr="00D15E0A">
              <w:rPr>
                <w:rStyle w:val="Hyperlink"/>
                <w:rFonts w:ascii="Times New Roman" w:hAnsi="Times New Roman" w:cs="Times New Roman"/>
                <w:noProof/>
                <w:sz w:val="24"/>
                <w:szCs w:val="24"/>
              </w:rPr>
              <w:t>5.1 Limitations</w:t>
            </w:r>
            <w:r w:rsidR="00232CF0" w:rsidRPr="00D15E0A">
              <w:rPr>
                <w:rFonts w:ascii="Times New Roman" w:hAnsi="Times New Roman" w:cs="Times New Roman"/>
                <w:noProof/>
                <w:webHidden/>
                <w:sz w:val="24"/>
                <w:szCs w:val="24"/>
              </w:rPr>
              <w:tab/>
            </w:r>
            <w:r w:rsidR="00232CF0" w:rsidRPr="00D15E0A">
              <w:rPr>
                <w:rFonts w:ascii="Times New Roman" w:hAnsi="Times New Roman" w:cs="Times New Roman"/>
                <w:noProof/>
                <w:webHidden/>
                <w:sz w:val="24"/>
                <w:szCs w:val="24"/>
              </w:rPr>
              <w:fldChar w:fldCharType="begin"/>
            </w:r>
            <w:r w:rsidR="00232CF0" w:rsidRPr="00D15E0A">
              <w:rPr>
                <w:rFonts w:ascii="Times New Roman" w:hAnsi="Times New Roman" w:cs="Times New Roman"/>
                <w:noProof/>
                <w:webHidden/>
                <w:sz w:val="24"/>
                <w:szCs w:val="24"/>
              </w:rPr>
              <w:instrText xml:space="preserve"> PAGEREF _Toc52203334 \h </w:instrText>
            </w:r>
            <w:r w:rsidR="00232CF0" w:rsidRPr="00D15E0A">
              <w:rPr>
                <w:rFonts w:ascii="Times New Roman" w:hAnsi="Times New Roman" w:cs="Times New Roman"/>
                <w:noProof/>
                <w:webHidden/>
                <w:sz w:val="24"/>
                <w:szCs w:val="24"/>
              </w:rPr>
            </w:r>
            <w:r w:rsidR="00232CF0" w:rsidRPr="00D15E0A">
              <w:rPr>
                <w:rFonts w:ascii="Times New Roman" w:hAnsi="Times New Roman" w:cs="Times New Roman"/>
                <w:noProof/>
                <w:webHidden/>
                <w:sz w:val="24"/>
                <w:szCs w:val="24"/>
              </w:rPr>
              <w:fldChar w:fldCharType="separate"/>
            </w:r>
            <w:r w:rsidR="00232CF0" w:rsidRPr="00D15E0A">
              <w:rPr>
                <w:rFonts w:ascii="Times New Roman" w:hAnsi="Times New Roman" w:cs="Times New Roman"/>
                <w:noProof/>
                <w:webHidden/>
                <w:sz w:val="24"/>
                <w:szCs w:val="24"/>
              </w:rPr>
              <w:t>9</w:t>
            </w:r>
            <w:r w:rsidR="00232CF0" w:rsidRPr="00D15E0A">
              <w:rPr>
                <w:rFonts w:ascii="Times New Roman" w:hAnsi="Times New Roman" w:cs="Times New Roman"/>
                <w:noProof/>
                <w:webHidden/>
                <w:sz w:val="24"/>
                <w:szCs w:val="24"/>
              </w:rPr>
              <w:fldChar w:fldCharType="end"/>
            </w:r>
          </w:hyperlink>
        </w:p>
        <w:p w14:paraId="0ED0BDFE" w14:textId="6276F92E" w:rsidR="00232CF0" w:rsidRPr="00D15E0A" w:rsidRDefault="00AF5242">
          <w:pPr>
            <w:pStyle w:val="TOC2"/>
            <w:tabs>
              <w:tab w:val="right" w:leader="dot" w:pos="9350"/>
            </w:tabs>
            <w:rPr>
              <w:rFonts w:ascii="Times New Roman" w:eastAsiaTheme="minorEastAsia" w:hAnsi="Times New Roman" w:cs="Times New Roman"/>
              <w:noProof/>
              <w:sz w:val="24"/>
              <w:szCs w:val="24"/>
              <w:lang w:val="en-GB" w:eastAsia="en-GB" w:bidi="ar-SA"/>
            </w:rPr>
          </w:pPr>
          <w:hyperlink w:anchor="_Toc52203335" w:history="1">
            <w:r w:rsidR="00232CF0" w:rsidRPr="00D15E0A">
              <w:rPr>
                <w:rStyle w:val="Hyperlink"/>
                <w:rFonts w:ascii="Times New Roman" w:hAnsi="Times New Roman" w:cs="Times New Roman"/>
                <w:noProof/>
                <w:sz w:val="24"/>
                <w:szCs w:val="24"/>
              </w:rPr>
              <w:t>5.2 Future Enhancements</w:t>
            </w:r>
            <w:r w:rsidR="00232CF0" w:rsidRPr="00D15E0A">
              <w:rPr>
                <w:rFonts w:ascii="Times New Roman" w:hAnsi="Times New Roman" w:cs="Times New Roman"/>
                <w:noProof/>
                <w:webHidden/>
                <w:sz w:val="24"/>
                <w:szCs w:val="24"/>
              </w:rPr>
              <w:tab/>
            </w:r>
            <w:r w:rsidR="00232CF0" w:rsidRPr="00D15E0A">
              <w:rPr>
                <w:rFonts w:ascii="Times New Roman" w:hAnsi="Times New Roman" w:cs="Times New Roman"/>
                <w:noProof/>
                <w:webHidden/>
                <w:sz w:val="24"/>
                <w:szCs w:val="24"/>
              </w:rPr>
              <w:fldChar w:fldCharType="begin"/>
            </w:r>
            <w:r w:rsidR="00232CF0" w:rsidRPr="00D15E0A">
              <w:rPr>
                <w:rFonts w:ascii="Times New Roman" w:hAnsi="Times New Roman" w:cs="Times New Roman"/>
                <w:noProof/>
                <w:webHidden/>
                <w:sz w:val="24"/>
                <w:szCs w:val="24"/>
              </w:rPr>
              <w:instrText xml:space="preserve"> PAGEREF _Toc52203335 \h </w:instrText>
            </w:r>
            <w:r w:rsidR="00232CF0" w:rsidRPr="00D15E0A">
              <w:rPr>
                <w:rFonts w:ascii="Times New Roman" w:hAnsi="Times New Roman" w:cs="Times New Roman"/>
                <w:noProof/>
                <w:webHidden/>
                <w:sz w:val="24"/>
                <w:szCs w:val="24"/>
              </w:rPr>
            </w:r>
            <w:r w:rsidR="00232CF0" w:rsidRPr="00D15E0A">
              <w:rPr>
                <w:rFonts w:ascii="Times New Roman" w:hAnsi="Times New Roman" w:cs="Times New Roman"/>
                <w:noProof/>
                <w:webHidden/>
                <w:sz w:val="24"/>
                <w:szCs w:val="24"/>
              </w:rPr>
              <w:fldChar w:fldCharType="separate"/>
            </w:r>
            <w:r w:rsidR="00232CF0" w:rsidRPr="00D15E0A">
              <w:rPr>
                <w:rFonts w:ascii="Times New Roman" w:hAnsi="Times New Roman" w:cs="Times New Roman"/>
                <w:noProof/>
                <w:webHidden/>
                <w:sz w:val="24"/>
                <w:szCs w:val="24"/>
              </w:rPr>
              <w:t>9</w:t>
            </w:r>
            <w:r w:rsidR="00232CF0" w:rsidRPr="00D15E0A">
              <w:rPr>
                <w:rFonts w:ascii="Times New Roman" w:hAnsi="Times New Roman" w:cs="Times New Roman"/>
                <w:noProof/>
                <w:webHidden/>
                <w:sz w:val="24"/>
                <w:szCs w:val="24"/>
              </w:rPr>
              <w:fldChar w:fldCharType="end"/>
            </w:r>
          </w:hyperlink>
        </w:p>
        <w:p w14:paraId="7915634E" w14:textId="7E567D88" w:rsidR="00232CF0" w:rsidRPr="00D15E0A" w:rsidRDefault="00AF5242">
          <w:pPr>
            <w:pStyle w:val="TOC1"/>
            <w:tabs>
              <w:tab w:val="right" w:leader="dot" w:pos="9350"/>
            </w:tabs>
            <w:rPr>
              <w:rFonts w:ascii="Times New Roman" w:eastAsiaTheme="minorEastAsia" w:hAnsi="Times New Roman" w:cs="Times New Roman"/>
              <w:noProof/>
              <w:sz w:val="24"/>
              <w:szCs w:val="24"/>
              <w:lang w:val="en-GB" w:eastAsia="en-GB" w:bidi="ar-SA"/>
            </w:rPr>
          </w:pPr>
          <w:hyperlink w:anchor="_Toc52203336" w:history="1">
            <w:r w:rsidR="00232CF0" w:rsidRPr="00D15E0A">
              <w:rPr>
                <w:rStyle w:val="Hyperlink"/>
                <w:rFonts w:ascii="Times New Roman" w:hAnsi="Times New Roman" w:cs="Times New Roman"/>
                <w:noProof/>
                <w:sz w:val="24"/>
                <w:szCs w:val="24"/>
              </w:rPr>
              <w:t>References</w:t>
            </w:r>
            <w:r w:rsidR="00232CF0" w:rsidRPr="00D15E0A">
              <w:rPr>
                <w:rFonts w:ascii="Times New Roman" w:hAnsi="Times New Roman" w:cs="Times New Roman"/>
                <w:noProof/>
                <w:webHidden/>
                <w:sz w:val="24"/>
                <w:szCs w:val="24"/>
              </w:rPr>
              <w:tab/>
            </w:r>
            <w:r w:rsidR="00232CF0" w:rsidRPr="00D15E0A">
              <w:rPr>
                <w:rFonts w:ascii="Times New Roman" w:hAnsi="Times New Roman" w:cs="Times New Roman"/>
                <w:noProof/>
                <w:webHidden/>
                <w:sz w:val="24"/>
                <w:szCs w:val="24"/>
              </w:rPr>
              <w:fldChar w:fldCharType="begin"/>
            </w:r>
            <w:r w:rsidR="00232CF0" w:rsidRPr="00D15E0A">
              <w:rPr>
                <w:rFonts w:ascii="Times New Roman" w:hAnsi="Times New Roman" w:cs="Times New Roman"/>
                <w:noProof/>
                <w:webHidden/>
                <w:sz w:val="24"/>
                <w:szCs w:val="24"/>
              </w:rPr>
              <w:instrText xml:space="preserve"> PAGEREF _Toc52203336 \h </w:instrText>
            </w:r>
            <w:r w:rsidR="00232CF0" w:rsidRPr="00D15E0A">
              <w:rPr>
                <w:rFonts w:ascii="Times New Roman" w:hAnsi="Times New Roman" w:cs="Times New Roman"/>
                <w:noProof/>
                <w:webHidden/>
                <w:sz w:val="24"/>
                <w:szCs w:val="24"/>
              </w:rPr>
            </w:r>
            <w:r w:rsidR="00232CF0" w:rsidRPr="00D15E0A">
              <w:rPr>
                <w:rFonts w:ascii="Times New Roman" w:hAnsi="Times New Roman" w:cs="Times New Roman"/>
                <w:noProof/>
                <w:webHidden/>
                <w:sz w:val="24"/>
                <w:szCs w:val="24"/>
              </w:rPr>
              <w:fldChar w:fldCharType="separate"/>
            </w:r>
            <w:r w:rsidR="00232CF0" w:rsidRPr="00D15E0A">
              <w:rPr>
                <w:rFonts w:ascii="Times New Roman" w:hAnsi="Times New Roman" w:cs="Times New Roman"/>
                <w:noProof/>
                <w:webHidden/>
                <w:sz w:val="24"/>
                <w:szCs w:val="24"/>
              </w:rPr>
              <w:t>10</w:t>
            </w:r>
            <w:r w:rsidR="00232CF0" w:rsidRPr="00D15E0A">
              <w:rPr>
                <w:rFonts w:ascii="Times New Roman" w:hAnsi="Times New Roman" w:cs="Times New Roman"/>
                <w:noProof/>
                <w:webHidden/>
                <w:sz w:val="24"/>
                <w:szCs w:val="24"/>
              </w:rPr>
              <w:fldChar w:fldCharType="end"/>
            </w:r>
          </w:hyperlink>
        </w:p>
        <w:p w14:paraId="448FA3B8" w14:textId="2DAF0C95" w:rsidR="00232CF0" w:rsidRPr="00D15E0A" w:rsidRDefault="00AF5242">
          <w:pPr>
            <w:pStyle w:val="TOC1"/>
            <w:tabs>
              <w:tab w:val="right" w:leader="dot" w:pos="9350"/>
            </w:tabs>
            <w:rPr>
              <w:rFonts w:ascii="Times New Roman" w:eastAsiaTheme="minorEastAsia" w:hAnsi="Times New Roman" w:cs="Times New Roman"/>
              <w:noProof/>
              <w:sz w:val="24"/>
              <w:szCs w:val="24"/>
              <w:lang w:val="en-GB" w:eastAsia="en-GB" w:bidi="ar-SA"/>
            </w:rPr>
          </w:pPr>
          <w:hyperlink w:anchor="_Toc52203337" w:history="1">
            <w:r w:rsidR="00232CF0" w:rsidRPr="00D15E0A">
              <w:rPr>
                <w:rStyle w:val="Hyperlink"/>
                <w:rFonts w:ascii="Times New Roman" w:hAnsi="Times New Roman" w:cs="Times New Roman"/>
                <w:noProof/>
                <w:sz w:val="24"/>
                <w:szCs w:val="24"/>
              </w:rPr>
              <w:t>Appendix</w:t>
            </w:r>
            <w:r w:rsidR="00232CF0" w:rsidRPr="00D15E0A">
              <w:rPr>
                <w:rFonts w:ascii="Times New Roman" w:hAnsi="Times New Roman" w:cs="Times New Roman"/>
                <w:noProof/>
                <w:webHidden/>
                <w:sz w:val="24"/>
                <w:szCs w:val="24"/>
              </w:rPr>
              <w:tab/>
            </w:r>
            <w:r w:rsidR="00232CF0" w:rsidRPr="00D15E0A">
              <w:rPr>
                <w:rFonts w:ascii="Times New Roman" w:hAnsi="Times New Roman" w:cs="Times New Roman"/>
                <w:noProof/>
                <w:webHidden/>
                <w:sz w:val="24"/>
                <w:szCs w:val="24"/>
              </w:rPr>
              <w:fldChar w:fldCharType="begin"/>
            </w:r>
            <w:r w:rsidR="00232CF0" w:rsidRPr="00D15E0A">
              <w:rPr>
                <w:rFonts w:ascii="Times New Roman" w:hAnsi="Times New Roman" w:cs="Times New Roman"/>
                <w:noProof/>
                <w:webHidden/>
                <w:sz w:val="24"/>
                <w:szCs w:val="24"/>
              </w:rPr>
              <w:instrText xml:space="preserve"> PAGEREF _Toc52203337 \h </w:instrText>
            </w:r>
            <w:r w:rsidR="00232CF0" w:rsidRPr="00D15E0A">
              <w:rPr>
                <w:rFonts w:ascii="Times New Roman" w:hAnsi="Times New Roman" w:cs="Times New Roman"/>
                <w:noProof/>
                <w:webHidden/>
                <w:sz w:val="24"/>
                <w:szCs w:val="24"/>
              </w:rPr>
            </w:r>
            <w:r w:rsidR="00232CF0" w:rsidRPr="00D15E0A">
              <w:rPr>
                <w:rFonts w:ascii="Times New Roman" w:hAnsi="Times New Roman" w:cs="Times New Roman"/>
                <w:noProof/>
                <w:webHidden/>
                <w:sz w:val="24"/>
                <w:szCs w:val="24"/>
              </w:rPr>
              <w:fldChar w:fldCharType="separate"/>
            </w:r>
            <w:r w:rsidR="00232CF0" w:rsidRPr="00D15E0A">
              <w:rPr>
                <w:rFonts w:ascii="Times New Roman" w:hAnsi="Times New Roman" w:cs="Times New Roman"/>
                <w:noProof/>
                <w:webHidden/>
                <w:sz w:val="24"/>
                <w:szCs w:val="24"/>
              </w:rPr>
              <w:t>11</w:t>
            </w:r>
            <w:r w:rsidR="00232CF0" w:rsidRPr="00D15E0A">
              <w:rPr>
                <w:rFonts w:ascii="Times New Roman" w:hAnsi="Times New Roman" w:cs="Times New Roman"/>
                <w:noProof/>
                <w:webHidden/>
                <w:sz w:val="24"/>
                <w:szCs w:val="24"/>
              </w:rPr>
              <w:fldChar w:fldCharType="end"/>
            </w:r>
          </w:hyperlink>
        </w:p>
        <w:p w14:paraId="55889166" w14:textId="2DBC9C06" w:rsidR="00232CF0" w:rsidRPr="00D15E0A" w:rsidRDefault="00AF5242">
          <w:pPr>
            <w:pStyle w:val="TOC1"/>
            <w:tabs>
              <w:tab w:val="right" w:leader="dot" w:pos="9350"/>
            </w:tabs>
            <w:rPr>
              <w:rFonts w:ascii="Times New Roman" w:eastAsiaTheme="minorEastAsia" w:hAnsi="Times New Roman" w:cs="Times New Roman"/>
              <w:noProof/>
              <w:sz w:val="24"/>
              <w:szCs w:val="24"/>
              <w:lang w:val="en-GB" w:eastAsia="en-GB" w:bidi="ar-SA"/>
            </w:rPr>
          </w:pPr>
          <w:hyperlink w:anchor="_Toc52203338" w:history="1">
            <w:r w:rsidR="00232CF0" w:rsidRPr="00D15E0A">
              <w:rPr>
                <w:rStyle w:val="Hyperlink"/>
                <w:rFonts w:ascii="Times New Roman" w:hAnsi="Times New Roman" w:cs="Times New Roman"/>
                <w:noProof/>
                <w:sz w:val="24"/>
                <w:szCs w:val="24"/>
              </w:rPr>
              <w:t>Screen-Shots</w:t>
            </w:r>
            <w:r w:rsidR="00232CF0" w:rsidRPr="00D15E0A">
              <w:rPr>
                <w:rFonts w:ascii="Times New Roman" w:hAnsi="Times New Roman" w:cs="Times New Roman"/>
                <w:noProof/>
                <w:webHidden/>
                <w:sz w:val="24"/>
                <w:szCs w:val="24"/>
              </w:rPr>
              <w:tab/>
            </w:r>
            <w:r w:rsidR="00232CF0" w:rsidRPr="00D15E0A">
              <w:rPr>
                <w:rFonts w:ascii="Times New Roman" w:hAnsi="Times New Roman" w:cs="Times New Roman"/>
                <w:noProof/>
                <w:webHidden/>
                <w:sz w:val="24"/>
                <w:szCs w:val="24"/>
              </w:rPr>
              <w:fldChar w:fldCharType="begin"/>
            </w:r>
            <w:r w:rsidR="00232CF0" w:rsidRPr="00D15E0A">
              <w:rPr>
                <w:rFonts w:ascii="Times New Roman" w:hAnsi="Times New Roman" w:cs="Times New Roman"/>
                <w:noProof/>
                <w:webHidden/>
                <w:sz w:val="24"/>
                <w:szCs w:val="24"/>
              </w:rPr>
              <w:instrText xml:space="preserve"> PAGEREF _Toc52203338 \h </w:instrText>
            </w:r>
            <w:r w:rsidR="00232CF0" w:rsidRPr="00D15E0A">
              <w:rPr>
                <w:rFonts w:ascii="Times New Roman" w:hAnsi="Times New Roman" w:cs="Times New Roman"/>
                <w:noProof/>
                <w:webHidden/>
                <w:sz w:val="24"/>
                <w:szCs w:val="24"/>
              </w:rPr>
            </w:r>
            <w:r w:rsidR="00232CF0" w:rsidRPr="00D15E0A">
              <w:rPr>
                <w:rFonts w:ascii="Times New Roman" w:hAnsi="Times New Roman" w:cs="Times New Roman"/>
                <w:noProof/>
                <w:webHidden/>
                <w:sz w:val="24"/>
                <w:szCs w:val="24"/>
              </w:rPr>
              <w:fldChar w:fldCharType="separate"/>
            </w:r>
            <w:r w:rsidR="00232CF0" w:rsidRPr="00D15E0A">
              <w:rPr>
                <w:rFonts w:ascii="Times New Roman" w:hAnsi="Times New Roman" w:cs="Times New Roman"/>
                <w:noProof/>
                <w:webHidden/>
                <w:sz w:val="24"/>
                <w:szCs w:val="24"/>
              </w:rPr>
              <w:t>12</w:t>
            </w:r>
            <w:r w:rsidR="00232CF0" w:rsidRPr="00D15E0A">
              <w:rPr>
                <w:rFonts w:ascii="Times New Roman" w:hAnsi="Times New Roman" w:cs="Times New Roman"/>
                <w:noProof/>
                <w:webHidden/>
                <w:sz w:val="24"/>
                <w:szCs w:val="24"/>
              </w:rPr>
              <w:fldChar w:fldCharType="end"/>
            </w:r>
          </w:hyperlink>
        </w:p>
        <w:p w14:paraId="522C002D" w14:textId="37BA6247" w:rsidR="00232CF0" w:rsidRDefault="00232CF0">
          <w:pPr>
            <w:rPr>
              <w:ins w:id="15" w:author="Shubh Dhital" w:date="2020-09-28T16:33:00Z"/>
            </w:rPr>
          </w:pPr>
          <w:ins w:id="16" w:author="Shubh Dhital" w:date="2020-09-28T16:33:00Z">
            <w:r w:rsidRPr="00D15E0A">
              <w:rPr>
                <w:rFonts w:ascii="Times New Roman" w:hAnsi="Times New Roman" w:cs="Times New Roman"/>
                <w:b/>
                <w:bCs/>
                <w:noProof/>
                <w:sz w:val="24"/>
                <w:szCs w:val="24"/>
              </w:rPr>
              <w:fldChar w:fldCharType="end"/>
            </w:r>
          </w:ins>
        </w:p>
        <w:customXmlInsRangeStart w:id="17" w:author="Shubh Dhital" w:date="2020-09-28T16:33:00Z"/>
      </w:sdtContent>
    </w:sdt>
    <w:customXmlInsRangeEnd w:id="17"/>
    <w:p w14:paraId="002B2EF8" w14:textId="417755D9" w:rsidR="009A54F0" w:rsidRDefault="009A54F0">
      <w:pPr>
        <w:spacing w:after="160" w:line="259" w:lineRule="auto"/>
        <w:rPr>
          <w:ins w:id="18" w:author="Shubh Dhital" w:date="2020-09-28T16:21:00Z"/>
          <w:rFonts w:asciiTheme="majorHAnsi" w:eastAsiaTheme="majorEastAsia" w:hAnsiTheme="majorHAnsi" w:cstheme="majorBidi"/>
          <w:color w:val="2E74B5" w:themeColor="accent1" w:themeShade="BF"/>
          <w:sz w:val="32"/>
          <w:szCs w:val="32"/>
          <w:lang w:bidi="ar-SA"/>
        </w:rPr>
      </w:pPr>
      <w:ins w:id="19" w:author="Shubh Dhital" w:date="2020-09-28T16:21:00Z">
        <w:r>
          <w:br w:type="page"/>
        </w:r>
      </w:ins>
    </w:p>
    <w:p w14:paraId="5F320587" w14:textId="0FC26B2D" w:rsidR="009A54F0" w:rsidRPr="009A54F0" w:rsidRDefault="009A54F0">
      <w:pPr>
        <w:pStyle w:val="TableofFigures"/>
        <w:tabs>
          <w:tab w:val="right" w:leader="dot" w:pos="9350"/>
        </w:tabs>
        <w:rPr>
          <w:ins w:id="20" w:author="Shubh Dhital" w:date="2020-09-28T16:22:00Z"/>
          <w:rFonts w:ascii="Times New Roman" w:hAnsi="Times New Roman" w:cs="Times New Roman"/>
          <w:b/>
          <w:bCs/>
          <w:sz w:val="32"/>
          <w:szCs w:val="32"/>
          <w:rPrChange w:id="21" w:author="Shubh Dhital" w:date="2020-09-28T16:23:00Z">
            <w:rPr>
              <w:ins w:id="22" w:author="Shubh Dhital" w:date="2020-09-28T16:22:00Z"/>
            </w:rPr>
          </w:rPrChange>
        </w:rPr>
      </w:pPr>
      <w:ins w:id="23" w:author="Shubh Dhital" w:date="2020-09-28T16:22:00Z">
        <w:r w:rsidRPr="009A54F0">
          <w:rPr>
            <w:rFonts w:ascii="Times New Roman" w:hAnsi="Times New Roman" w:cs="Times New Roman"/>
            <w:b/>
            <w:bCs/>
            <w:sz w:val="32"/>
            <w:szCs w:val="32"/>
            <w:rPrChange w:id="24" w:author="Shubh Dhital" w:date="2020-09-28T16:23:00Z">
              <w:rPr/>
            </w:rPrChange>
          </w:rPr>
          <w:lastRenderedPageBreak/>
          <w:t xml:space="preserve">Table of Figures </w:t>
        </w:r>
      </w:ins>
    </w:p>
    <w:p w14:paraId="4B0FC800" w14:textId="77777777" w:rsidR="009A54F0" w:rsidRPr="009A54F0" w:rsidRDefault="009A54F0">
      <w:pPr>
        <w:pStyle w:val="TableofFigures"/>
        <w:tabs>
          <w:tab w:val="right" w:leader="dot" w:pos="9350"/>
        </w:tabs>
        <w:rPr>
          <w:ins w:id="25" w:author="Shubh Dhital" w:date="2020-09-28T16:22:00Z"/>
          <w:rFonts w:ascii="Times New Roman" w:hAnsi="Times New Roman" w:cs="Times New Roman"/>
          <w:sz w:val="32"/>
          <w:szCs w:val="32"/>
          <w:rPrChange w:id="26" w:author="Shubh Dhital" w:date="2020-09-28T16:22:00Z">
            <w:rPr>
              <w:ins w:id="27" w:author="Shubh Dhital" w:date="2020-09-28T16:22:00Z"/>
            </w:rPr>
          </w:rPrChange>
        </w:rPr>
      </w:pPr>
    </w:p>
    <w:p w14:paraId="5F1E38B8" w14:textId="1331B249" w:rsidR="009A54F0" w:rsidRPr="009A54F0" w:rsidRDefault="009A54F0">
      <w:pPr>
        <w:pStyle w:val="TableofFigures"/>
        <w:tabs>
          <w:tab w:val="right" w:leader="dot" w:pos="9350"/>
        </w:tabs>
        <w:rPr>
          <w:ins w:id="28" w:author="Shubh Dhital" w:date="2020-09-28T16:21:00Z"/>
          <w:rFonts w:ascii="Times New Roman" w:hAnsi="Times New Roman" w:cs="Times New Roman"/>
          <w:noProof/>
          <w:sz w:val="24"/>
          <w:szCs w:val="24"/>
          <w:rPrChange w:id="29" w:author="Shubh Dhital" w:date="2020-09-28T16:23:00Z">
            <w:rPr>
              <w:ins w:id="30" w:author="Shubh Dhital" w:date="2020-09-28T16:21:00Z"/>
              <w:noProof/>
            </w:rPr>
          </w:rPrChange>
        </w:rPr>
      </w:pPr>
      <w:ins w:id="31" w:author="Shubh Dhital" w:date="2020-09-28T16:21:00Z">
        <w:r w:rsidRPr="009A54F0">
          <w:rPr>
            <w:rFonts w:ascii="Times New Roman" w:hAnsi="Times New Roman" w:cs="Times New Roman"/>
            <w:sz w:val="32"/>
            <w:szCs w:val="32"/>
            <w:rPrChange w:id="32" w:author="Shubh Dhital" w:date="2020-09-28T16:22:00Z">
              <w:rPr/>
            </w:rPrChange>
          </w:rPr>
          <w:fldChar w:fldCharType="begin"/>
        </w:r>
        <w:r w:rsidRPr="009A54F0">
          <w:rPr>
            <w:rFonts w:ascii="Times New Roman" w:hAnsi="Times New Roman" w:cs="Times New Roman"/>
            <w:sz w:val="32"/>
            <w:szCs w:val="32"/>
            <w:rPrChange w:id="33" w:author="Shubh Dhital" w:date="2020-09-28T16:22:00Z">
              <w:rPr/>
            </w:rPrChange>
          </w:rPr>
          <w:instrText xml:space="preserve"> TOC \h \z \c "Figure" </w:instrText>
        </w:r>
      </w:ins>
      <w:r w:rsidRPr="009A54F0">
        <w:rPr>
          <w:rFonts w:ascii="Times New Roman" w:hAnsi="Times New Roman" w:cs="Times New Roman"/>
          <w:sz w:val="32"/>
          <w:szCs w:val="32"/>
          <w:rPrChange w:id="34" w:author="Shubh Dhital" w:date="2020-09-28T16:22:00Z">
            <w:rPr>
              <w:rFonts w:asciiTheme="majorHAnsi" w:eastAsiaTheme="majorEastAsia" w:hAnsiTheme="majorHAnsi" w:cstheme="majorBidi"/>
              <w:color w:val="2E74B5" w:themeColor="accent1" w:themeShade="BF"/>
              <w:sz w:val="32"/>
              <w:szCs w:val="32"/>
              <w:lang w:bidi="ar-SA"/>
            </w:rPr>
          </w:rPrChange>
        </w:rPr>
        <w:fldChar w:fldCharType="separate"/>
      </w:r>
      <w:ins w:id="35" w:author="Shubh Dhital" w:date="2020-09-28T16:21:00Z">
        <w:r w:rsidRPr="009A54F0">
          <w:rPr>
            <w:rStyle w:val="Hyperlink"/>
            <w:rFonts w:ascii="Times New Roman" w:hAnsi="Times New Roman" w:cs="Times New Roman"/>
            <w:noProof/>
            <w:sz w:val="24"/>
            <w:szCs w:val="24"/>
            <w:rPrChange w:id="36" w:author="Shubh Dhital" w:date="2020-09-28T16:23:00Z">
              <w:rPr>
                <w:rStyle w:val="Hyperlink"/>
                <w:noProof/>
              </w:rPr>
            </w:rPrChange>
          </w:rPr>
          <w:fldChar w:fldCharType="begin"/>
        </w:r>
        <w:r w:rsidRPr="009A54F0">
          <w:rPr>
            <w:rStyle w:val="Hyperlink"/>
            <w:rFonts w:ascii="Times New Roman" w:hAnsi="Times New Roman" w:cs="Times New Roman"/>
            <w:noProof/>
            <w:sz w:val="24"/>
            <w:szCs w:val="24"/>
            <w:rPrChange w:id="37" w:author="Shubh Dhital" w:date="2020-09-28T16:23:00Z">
              <w:rPr>
                <w:rStyle w:val="Hyperlink"/>
                <w:noProof/>
              </w:rPr>
            </w:rPrChange>
          </w:rPr>
          <w:instrText xml:space="preserve"> </w:instrText>
        </w:r>
        <w:r w:rsidRPr="009A54F0">
          <w:rPr>
            <w:rFonts w:ascii="Times New Roman" w:hAnsi="Times New Roman" w:cs="Times New Roman"/>
            <w:noProof/>
            <w:sz w:val="24"/>
            <w:szCs w:val="24"/>
            <w:rPrChange w:id="38" w:author="Shubh Dhital" w:date="2020-09-28T16:23:00Z">
              <w:rPr>
                <w:noProof/>
              </w:rPr>
            </w:rPrChange>
          </w:rPr>
          <w:instrText>HYPERLINK \l "_Toc52202517"</w:instrText>
        </w:r>
        <w:r w:rsidRPr="009A54F0">
          <w:rPr>
            <w:rStyle w:val="Hyperlink"/>
            <w:rFonts w:ascii="Times New Roman" w:hAnsi="Times New Roman" w:cs="Times New Roman"/>
            <w:noProof/>
            <w:sz w:val="24"/>
            <w:szCs w:val="24"/>
            <w:rPrChange w:id="39" w:author="Shubh Dhital" w:date="2020-09-28T16:23:00Z">
              <w:rPr>
                <w:rStyle w:val="Hyperlink"/>
                <w:noProof/>
              </w:rPr>
            </w:rPrChange>
          </w:rPr>
          <w:instrText xml:space="preserve"> </w:instrText>
        </w:r>
        <w:r w:rsidRPr="009A54F0">
          <w:rPr>
            <w:rStyle w:val="Hyperlink"/>
            <w:rFonts w:ascii="Times New Roman" w:hAnsi="Times New Roman" w:cs="Times New Roman"/>
            <w:noProof/>
            <w:sz w:val="24"/>
            <w:szCs w:val="24"/>
            <w:rPrChange w:id="40" w:author="Shubh Dhital" w:date="2020-09-28T16:23:00Z">
              <w:rPr>
                <w:rStyle w:val="Hyperlink"/>
                <w:noProof/>
              </w:rPr>
            </w:rPrChange>
          </w:rPr>
          <w:fldChar w:fldCharType="separate"/>
        </w:r>
        <w:r w:rsidRPr="009A54F0">
          <w:rPr>
            <w:rStyle w:val="Hyperlink"/>
            <w:rFonts w:ascii="Times New Roman" w:hAnsi="Times New Roman" w:cs="Times New Roman"/>
            <w:noProof/>
            <w:sz w:val="24"/>
            <w:szCs w:val="24"/>
            <w:rPrChange w:id="41" w:author="Shubh Dhital" w:date="2020-09-28T16:23:00Z">
              <w:rPr>
                <w:rStyle w:val="Hyperlink"/>
                <w:noProof/>
              </w:rPr>
            </w:rPrChange>
          </w:rPr>
          <w:t>Figure 1 Hamro swasthya</w:t>
        </w:r>
        <w:r w:rsidRPr="009A54F0">
          <w:rPr>
            <w:rFonts w:ascii="Times New Roman" w:hAnsi="Times New Roman" w:cs="Times New Roman"/>
            <w:noProof/>
            <w:webHidden/>
            <w:sz w:val="24"/>
            <w:szCs w:val="24"/>
            <w:rPrChange w:id="42" w:author="Shubh Dhital" w:date="2020-09-28T16:23:00Z">
              <w:rPr>
                <w:noProof/>
                <w:webHidden/>
              </w:rPr>
            </w:rPrChange>
          </w:rPr>
          <w:tab/>
        </w:r>
        <w:r w:rsidRPr="009A54F0">
          <w:rPr>
            <w:rFonts w:ascii="Times New Roman" w:hAnsi="Times New Roman" w:cs="Times New Roman"/>
            <w:noProof/>
            <w:webHidden/>
            <w:sz w:val="24"/>
            <w:szCs w:val="24"/>
            <w:rPrChange w:id="43" w:author="Shubh Dhital" w:date="2020-09-28T16:23:00Z">
              <w:rPr>
                <w:noProof/>
                <w:webHidden/>
              </w:rPr>
            </w:rPrChange>
          </w:rPr>
          <w:fldChar w:fldCharType="begin"/>
        </w:r>
        <w:r w:rsidRPr="009A54F0">
          <w:rPr>
            <w:rFonts w:ascii="Times New Roman" w:hAnsi="Times New Roman" w:cs="Times New Roman"/>
            <w:noProof/>
            <w:webHidden/>
            <w:sz w:val="24"/>
            <w:szCs w:val="24"/>
            <w:rPrChange w:id="44" w:author="Shubh Dhital" w:date="2020-09-28T16:23:00Z">
              <w:rPr>
                <w:noProof/>
                <w:webHidden/>
              </w:rPr>
            </w:rPrChange>
          </w:rPr>
          <w:instrText xml:space="preserve"> PAGEREF _Toc52202517 \h </w:instrText>
        </w:r>
      </w:ins>
      <w:r w:rsidRPr="009A54F0">
        <w:rPr>
          <w:rFonts w:ascii="Times New Roman" w:hAnsi="Times New Roman" w:cs="Times New Roman"/>
          <w:noProof/>
          <w:webHidden/>
          <w:sz w:val="24"/>
          <w:szCs w:val="24"/>
          <w:rPrChange w:id="45" w:author="Shubh Dhital" w:date="2020-09-28T16:23:00Z">
            <w:rPr>
              <w:rFonts w:ascii="Times New Roman" w:hAnsi="Times New Roman" w:cs="Times New Roman"/>
              <w:noProof/>
              <w:webHidden/>
              <w:sz w:val="24"/>
              <w:szCs w:val="24"/>
            </w:rPr>
          </w:rPrChange>
        </w:rPr>
      </w:r>
      <w:r w:rsidRPr="009A54F0">
        <w:rPr>
          <w:rFonts w:ascii="Times New Roman" w:hAnsi="Times New Roman" w:cs="Times New Roman"/>
          <w:noProof/>
          <w:webHidden/>
          <w:sz w:val="24"/>
          <w:szCs w:val="24"/>
          <w:rPrChange w:id="46" w:author="Shubh Dhital" w:date="2020-09-28T16:23:00Z">
            <w:rPr>
              <w:noProof/>
              <w:webHidden/>
            </w:rPr>
          </w:rPrChange>
        </w:rPr>
        <w:fldChar w:fldCharType="separate"/>
      </w:r>
      <w:ins w:id="47" w:author="Shubh Dhital" w:date="2020-09-28T16:27:00Z">
        <w:r w:rsidR="00457964">
          <w:rPr>
            <w:rFonts w:ascii="Times New Roman" w:hAnsi="Times New Roman" w:cs="Times New Roman"/>
            <w:noProof/>
            <w:webHidden/>
            <w:sz w:val="24"/>
            <w:szCs w:val="24"/>
          </w:rPr>
          <w:t>3</w:t>
        </w:r>
      </w:ins>
      <w:ins w:id="48" w:author="Shubh Dhital" w:date="2020-09-28T16:21:00Z">
        <w:r w:rsidRPr="009A54F0">
          <w:rPr>
            <w:rFonts w:ascii="Times New Roman" w:hAnsi="Times New Roman" w:cs="Times New Roman"/>
            <w:noProof/>
            <w:webHidden/>
            <w:sz w:val="24"/>
            <w:szCs w:val="24"/>
            <w:rPrChange w:id="49" w:author="Shubh Dhital" w:date="2020-09-28T16:23:00Z">
              <w:rPr>
                <w:noProof/>
                <w:webHidden/>
              </w:rPr>
            </w:rPrChange>
          </w:rPr>
          <w:fldChar w:fldCharType="end"/>
        </w:r>
        <w:r w:rsidRPr="009A54F0">
          <w:rPr>
            <w:rStyle w:val="Hyperlink"/>
            <w:rFonts w:ascii="Times New Roman" w:hAnsi="Times New Roman" w:cs="Times New Roman"/>
            <w:noProof/>
            <w:sz w:val="24"/>
            <w:szCs w:val="24"/>
            <w:rPrChange w:id="50" w:author="Shubh Dhital" w:date="2020-09-28T16:23:00Z">
              <w:rPr>
                <w:rStyle w:val="Hyperlink"/>
                <w:noProof/>
              </w:rPr>
            </w:rPrChange>
          </w:rPr>
          <w:fldChar w:fldCharType="end"/>
        </w:r>
      </w:ins>
    </w:p>
    <w:p w14:paraId="2572D3BF" w14:textId="04C628AF" w:rsidR="009A54F0" w:rsidRPr="009A54F0" w:rsidRDefault="009A54F0">
      <w:pPr>
        <w:pStyle w:val="TableofFigures"/>
        <w:tabs>
          <w:tab w:val="right" w:leader="dot" w:pos="9350"/>
        </w:tabs>
        <w:rPr>
          <w:ins w:id="51" w:author="Shubh Dhital" w:date="2020-09-28T16:21:00Z"/>
          <w:rFonts w:ascii="Times New Roman" w:hAnsi="Times New Roman" w:cs="Times New Roman"/>
          <w:noProof/>
          <w:sz w:val="24"/>
          <w:szCs w:val="24"/>
          <w:rPrChange w:id="52" w:author="Shubh Dhital" w:date="2020-09-28T16:23:00Z">
            <w:rPr>
              <w:ins w:id="53" w:author="Shubh Dhital" w:date="2020-09-28T16:21:00Z"/>
              <w:noProof/>
            </w:rPr>
          </w:rPrChange>
        </w:rPr>
      </w:pPr>
      <w:ins w:id="54" w:author="Shubh Dhital" w:date="2020-09-28T16:21:00Z">
        <w:r w:rsidRPr="009A54F0">
          <w:rPr>
            <w:rStyle w:val="Hyperlink"/>
            <w:rFonts w:ascii="Times New Roman" w:hAnsi="Times New Roman" w:cs="Times New Roman"/>
            <w:noProof/>
            <w:sz w:val="24"/>
            <w:szCs w:val="24"/>
            <w:rPrChange w:id="55" w:author="Shubh Dhital" w:date="2020-09-28T16:23:00Z">
              <w:rPr>
                <w:rStyle w:val="Hyperlink"/>
                <w:noProof/>
              </w:rPr>
            </w:rPrChange>
          </w:rPr>
          <w:fldChar w:fldCharType="begin"/>
        </w:r>
        <w:r w:rsidRPr="009A54F0">
          <w:rPr>
            <w:rStyle w:val="Hyperlink"/>
            <w:rFonts w:ascii="Times New Roman" w:hAnsi="Times New Roman" w:cs="Times New Roman"/>
            <w:noProof/>
            <w:sz w:val="24"/>
            <w:szCs w:val="24"/>
            <w:rPrChange w:id="56" w:author="Shubh Dhital" w:date="2020-09-28T16:23:00Z">
              <w:rPr>
                <w:rStyle w:val="Hyperlink"/>
                <w:noProof/>
              </w:rPr>
            </w:rPrChange>
          </w:rPr>
          <w:instrText xml:space="preserve"> </w:instrText>
        </w:r>
        <w:r w:rsidRPr="009A54F0">
          <w:rPr>
            <w:rFonts w:ascii="Times New Roman" w:hAnsi="Times New Roman" w:cs="Times New Roman"/>
            <w:noProof/>
            <w:sz w:val="24"/>
            <w:szCs w:val="24"/>
            <w:rPrChange w:id="57" w:author="Shubh Dhital" w:date="2020-09-28T16:23:00Z">
              <w:rPr>
                <w:noProof/>
              </w:rPr>
            </w:rPrChange>
          </w:rPr>
          <w:instrText>HYPERLINK \l "_Toc52202518"</w:instrText>
        </w:r>
        <w:r w:rsidRPr="009A54F0">
          <w:rPr>
            <w:rStyle w:val="Hyperlink"/>
            <w:rFonts w:ascii="Times New Roman" w:hAnsi="Times New Roman" w:cs="Times New Roman"/>
            <w:noProof/>
            <w:sz w:val="24"/>
            <w:szCs w:val="24"/>
            <w:rPrChange w:id="58" w:author="Shubh Dhital" w:date="2020-09-28T16:23:00Z">
              <w:rPr>
                <w:rStyle w:val="Hyperlink"/>
                <w:noProof/>
              </w:rPr>
            </w:rPrChange>
          </w:rPr>
          <w:instrText xml:space="preserve"> </w:instrText>
        </w:r>
        <w:r w:rsidRPr="009A54F0">
          <w:rPr>
            <w:rStyle w:val="Hyperlink"/>
            <w:rFonts w:ascii="Times New Roman" w:hAnsi="Times New Roman" w:cs="Times New Roman"/>
            <w:noProof/>
            <w:sz w:val="24"/>
            <w:szCs w:val="24"/>
            <w:rPrChange w:id="59" w:author="Shubh Dhital" w:date="2020-09-28T16:23:00Z">
              <w:rPr>
                <w:rStyle w:val="Hyperlink"/>
                <w:noProof/>
              </w:rPr>
            </w:rPrChange>
          </w:rPr>
          <w:fldChar w:fldCharType="separate"/>
        </w:r>
        <w:r w:rsidRPr="009A54F0">
          <w:rPr>
            <w:rStyle w:val="Hyperlink"/>
            <w:rFonts w:ascii="Times New Roman" w:hAnsi="Times New Roman" w:cs="Times New Roman"/>
            <w:noProof/>
            <w:sz w:val="24"/>
            <w:szCs w:val="24"/>
            <w:rPrChange w:id="60" w:author="Shubh Dhital" w:date="2020-09-28T16:23:00Z">
              <w:rPr>
                <w:rStyle w:val="Hyperlink"/>
                <w:noProof/>
              </w:rPr>
            </w:rPrChange>
          </w:rPr>
          <w:t>Figure 2 My Earthquake alerts</w:t>
        </w:r>
        <w:r w:rsidRPr="009A54F0">
          <w:rPr>
            <w:rFonts w:ascii="Times New Roman" w:hAnsi="Times New Roman" w:cs="Times New Roman"/>
            <w:noProof/>
            <w:webHidden/>
            <w:sz w:val="24"/>
            <w:szCs w:val="24"/>
            <w:rPrChange w:id="61" w:author="Shubh Dhital" w:date="2020-09-28T16:23:00Z">
              <w:rPr>
                <w:noProof/>
                <w:webHidden/>
              </w:rPr>
            </w:rPrChange>
          </w:rPr>
          <w:tab/>
        </w:r>
        <w:r w:rsidRPr="009A54F0">
          <w:rPr>
            <w:rFonts w:ascii="Times New Roman" w:hAnsi="Times New Roman" w:cs="Times New Roman"/>
            <w:noProof/>
            <w:webHidden/>
            <w:sz w:val="24"/>
            <w:szCs w:val="24"/>
            <w:rPrChange w:id="62" w:author="Shubh Dhital" w:date="2020-09-28T16:23:00Z">
              <w:rPr>
                <w:noProof/>
                <w:webHidden/>
              </w:rPr>
            </w:rPrChange>
          </w:rPr>
          <w:fldChar w:fldCharType="begin"/>
        </w:r>
        <w:r w:rsidRPr="009A54F0">
          <w:rPr>
            <w:rFonts w:ascii="Times New Roman" w:hAnsi="Times New Roman" w:cs="Times New Roman"/>
            <w:noProof/>
            <w:webHidden/>
            <w:sz w:val="24"/>
            <w:szCs w:val="24"/>
            <w:rPrChange w:id="63" w:author="Shubh Dhital" w:date="2020-09-28T16:23:00Z">
              <w:rPr>
                <w:noProof/>
                <w:webHidden/>
              </w:rPr>
            </w:rPrChange>
          </w:rPr>
          <w:instrText xml:space="preserve"> PAGEREF _Toc52202518 \h </w:instrText>
        </w:r>
      </w:ins>
      <w:r w:rsidRPr="009A54F0">
        <w:rPr>
          <w:rFonts w:ascii="Times New Roman" w:hAnsi="Times New Roman" w:cs="Times New Roman"/>
          <w:noProof/>
          <w:webHidden/>
          <w:sz w:val="24"/>
          <w:szCs w:val="24"/>
          <w:rPrChange w:id="64" w:author="Shubh Dhital" w:date="2020-09-28T16:23:00Z">
            <w:rPr>
              <w:rFonts w:ascii="Times New Roman" w:hAnsi="Times New Roman" w:cs="Times New Roman"/>
              <w:noProof/>
              <w:webHidden/>
              <w:sz w:val="24"/>
              <w:szCs w:val="24"/>
            </w:rPr>
          </w:rPrChange>
        </w:rPr>
      </w:r>
      <w:r w:rsidRPr="009A54F0">
        <w:rPr>
          <w:rFonts w:ascii="Times New Roman" w:hAnsi="Times New Roman" w:cs="Times New Roman"/>
          <w:noProof/>
          <w:webHidden/>
          <w:sz w:val="24"/>
          <w:szCs w:val="24"/>
          <w:rPrChange w:id="65" w:author="Shubh Dhital" w:date="2020-09-28T16:23:00Z">
            <w:rPr>
              <w:noProof/>
              <w:webHidden/>
            </w:rPr>
          </w:rPrChange>
        </w:rPr>
        <w:fldChar w:fldCharType="separate"/>
      </w:r>
      <w:ins w:id="66" w:author="Shubh Dhital" w:date="2020-09-28T16:27:00Z">
        <w:r w:rsidR="00457964">
          <w:rPr>
            <w:rFonts w:ascii="Times New Roman" w:hAnsi="Times New Roman" w:cs="Times New Roman"/>
            <w:noProof/>
            <w:webHidden/>
            <w:sz w:val="24"/>
            <w:szCs w:val="24"/>
          </w:rPr>
          <w:t>4</w:t>
        </w:r>
      </w:ins>
      <w:ins w:id="67" w:author="Shubh Dhital" w:date="2020-09-28T16:21:00Z">
        <w:r w:rsidRPr="009A54F0">
          <w:rPr>
            <w:rFonts w:ascii="Times New Roman" w:hAnsi="Times New Roman" w:cs="Times New Roman"/>
            <w:noProof/>
            <w:webHidden/>
            <w:sz w:val="24"/>
            <w:szCs w:val="24"/>
            <w:rPrChange w:id="68" w:author="Shubh Dhital" w:date="2020-09-28T16:23:00Z">
              <w:rPr>
                <w:noProof/>
                <w:webHidden/>
              </w:rPr>
            </w:rPrChange>
          </w:rPr>
          <w:fldChar w:fldCharType="end"/>
        </w:r>
        <w:r w:rsidRPr="009A54F0">
          <w:rPr>
            <w:rStyle w:val="Hyperlink"/>
            <w:rFonts w:ascii="Times New Roman" w:hAnsi="Times New Roman" w:cs="Times New Roman"/>
            <w:noProof/>
            <w:sz w:val="24"/>
            <w:szCs w:val="24"/>
            <w:rPrChange w:id="69" w:author="Shubh Dhital" w:date="2020-09-28T16:23:00Z">
              <w:rPr>
                <w:rStyle w:val="Hyperlink"/>
                <w:noProof/>
              </w:rPr>
            </w:rPrChange>
          </w:rPr>
          <w:fldChar w:fldCharType="end"/>
        </w:r>
      </w:ins>
    </w:p>
    <w:p w14:paraId="41320540" w14:textId="2324FDE5" w:rsidR="009A54F0" w:rsidRPr="009A54F0" w:rsidRDefault="009A54F0">
      <w:pPr>
        <w:pStyle w:val="TableofFigures"/>
        <w:tabs>
          <w:tab w:val="right" w:leader="dot" w:pos="9350"/>
        </w:tabs>
        <w:rPr>
          <w:ins w:id="70" w:author="Shubh Dhital" w:date="2020-09-28T16:21:00Z"/>
          <w:rFonts w:ascii="Times New Roman" w:hAnsi="Times New Roman" w:cs="Times New Roman"/>
          <w:noProof/>
          <w:sz w:val="24"/>
          <w:szCs w:val="24"/>
          <w:rPrChange w:id="71" w:author="Shubh Dhital" w:date="2020-09-28T16:23:00Z">
            <w:rPr>
              <w:ins w:id="72" w:author="Shubh Dhital" w:date="2020-09-28T16:21:00Z"/>
              <w:noProof/>
            </w:rPr>
          </w:rPrChange>
        </w:rPr>
      </w:pPr>
      <w:ins w:id="73" w:author="Shubh Dhital" w:date="2020-09-28T16:21:00Z">
        <w:r w:rsidRPr="009A54F0">
          <w:rPr>
            <w:rStyle w:val="Hyperlink"/>
            <w:rFonts w:ascii="Times New Roman" w:hAnsi="Times New Roman" w:cs="Times New Roman"/>
            <w:noProof/>
            <w:sz w:val="24"/>
            <w:szCs w:val="24"/>
            <w:rPrChange w:id="74" w:author="Shubh Dhital" w:date="2020-09-28T16:23:00Z">
              <w:rPr>
                <w:rStyle w:val="Hyperlink"/>
                <w:noProof/>
              </w:rPr>
            </w:rPrChange>
          </w:rPr>
          <w:fldChar w:fldCharType="begin"/>
        </w:r>
        <w:r w:rsidRPr="009A54F0">
          <w:rPr>
            <w:rStyle w:val="Hyperlink"/>
            <w:rFonts w:ascii="Times New Roman" w:hAnsi="Times New Roman" w:cs="Times New Roman"/>
            <w:noProof/>
            <w:sz w:val="24"/>
            <w:szCs w:val="24"/>
            <w:rPrChange w:id="75" w:author="Shubh Dhital" w:date="2020-09-28T16:23:00Z">
              <w:rPr>
                <w:rStyle w:val="Hyperlink"/>
                <w:noProof/>
              </w:rPr>
            </w:rPrChange>
          </w:rPr>
          <w:instrText xml:space="preserve"> </w:instrText>
        </w:r>
        <w:r w:rsidRPr="009A54F0">
          <w:rPr>
            <w:rFonts w:ascii="Times New Roman" w:hAnsi="Times New Roman" w:cs="Times New Roman"/>
            <w:noProof/>
            <w:sz w:val="24"/>
            <w:szCs w:val="24"/>
            <w:rPrChange w:id="76" w:author="Shubh Dhital" w:date="2020-09-28T16:23:00Z">
              <w:rPr>
                <w:noProof/>
              </w:rPr>
            </w:rPrChange>
          </w:rPr>
          <w:instrText>HYPERLINK \l "_Toc52202519"</w:instrText>
        </w:r>
        <w:r w:rsidRPr="009A54F0">
          <w:rPr>
            <w:rStyle w:val="Hyperlink"/>
            <w:rFonts w:ascii="Times New Roman" w:hAnsi="Times New Roman" w:cs="Times New Roman"/>
            <w:noProof/>
            <w:sz w:val="24"/>
            <w:szCs w:val="24"/>
            <w:rPrChange w:id="77" w:author="Shubh Dhital" w:date="2020-09-28T16:23:00Z">
              <w:rPr>
                <w:rStyle w:val="Hyperlink"/>
                <w:noProof/>
              </w:rPr>
            </w:rPrChange>
          </w:rPr>
          <w:instrText xml:space="preserve"> </w:instrText>
        </w:r>
        <w:r w:rsidRPr="009A54F0">
          <w:rPr>
            <w:rStyle w:val="Hyperlink"/>
            <w:rFonts w:ascii="Times New Roman" w:hAnsi="Times New Roman" w:cs="Times New Roman"/>
            <w:noProof/>
            <w:sz w:val="24"/>
            <w:szCs w:val="24"/>
            <w:rPrChange w:id="78" w:author="Shubh Dhital" w:date="2020-09-28T16:23:00Z">
              <w:rPr>
                <w:rStyle w:val="Hyperlink"/>
                <w:noProof/>
              </w:rPr>
            </w:rPrChange>
          </w:rPr>
          <w:fldChar w:fldCharType="separate"/>
        </w:r>
        <w:r w:rsidRPr="009A54F0">
          <w:rPr>
            <w:rStyle w:val="Hyperlink"/>
            <w:rFonts w:ascii="Times New Roman" w:hAnsi="Times New Roman" w:cs="Times New Roman"/>
            <w:noProof/>
            <w:sz w:val="24"/>
            <w:szCs w:val="24"/>
            <w:rPrChange w:id="79" w:author="Shubh Dhital" w:date="2020-09-28T16:23:00Z">
              <w:rPr>
                <w:rStyle w:val="Hyperlink"/>
                <w:noProof/>
              </w:rPr>
            </w:rPrChange>
          </w:rPr>
          <w:t>Figure 3 Citizen app</w:t>
        </w:r>
        <w:r w:rsidRPr="009A54F0">
          <w:rPr>
            <w:rFonts w:ascii="Times New Roman" w:hAnsi="Times New Roman" w:cs="Times New Roman"/>
            <w:noProof/>
            <w:webHidden/>
            <w:sz w:val="24"/>
            <w:szCs w:val="24"/>
            <w:rPrChange w:id="80" w:author="Shubh Dhital" w:date="2020-09-28T16:23:00Z">
              <w:rPr>
                <w:noProof/>
                <w:webHidden/>
              </w:rPr>
            </w:rPrChange>
          </w:rPr>
          <w:tab/>
        </w:r>
        <w:r w:rsidRPr="009A54F0">
          <w:rPr>
            <w:rFonts w:ascii="Times New Roman" w:hAnsi="Times New Roman" w:cs="Times New Roman"/>
            <w:noProof/>
            <w:webHidden/>
            <w:sz w:val="24"/>
            <w:szCs w:val="24"/>
            <w:rPrChange w:id="81" w:author="Shubh Dhital" w:date="2020-09-28T16:23:00Z">
              <w:rPr>
                <w:noProof/>
                <w:webHidden/>
              </w:rPr>
            </w:rPrChange>
          </w:rPr>
          <w:fldChar w:fldCharType="begin"/>
        </w:r>
        <w:r w:rsidRPr="009A54F0">
          <w:rPr>
            <w:rFonts w:ascii="Times New Roman" w:hAnsi="Times New Roman" w:cs="Times New Roman"/>
            <w:noProof/>
            <w:webHidden/>
            <w:sz w:val="24"/>
            <w:szCs w:val="24"/>
            <w:rPrChange w:id="82" w:author="Shubh Dhital" w:date="2020-09-28T16:23:00Z">
              <w:rPr>
                <w:noProof/>
                <w:webHidden/>
              </w:rPr>
            </w:rPrChange>
          </w:rPr>
          <w:instrText xml:space="preserve"> PAGEREF _Toc52202519 \h </w:instrText>
        </w:r>
      </w:ins>
      <w:r w:rsidRPr="009A54F0">
        <w:rPr>
          <w:rFonts w:ascii="Times New Roman" w:hAnsi="Times New Roman" w:cs="Times New Roman"/>
          <w:noProof/>
          <w:webHidden/>
          <w:sz w:val="24"/>
          <w:szCs w:val="24"/>
          <w:rPrChange w:id="83" w:author="Shubh Dhital" w:date="2020-09-28T16:23:00Z">
            <w:rPr>
              <w:rFonts w:ascii="Times New Roman" w:hAnsi="Times New Roman" w:cs="Times New Roman"/>
              <w:noProof/>
              <w:webHidden/>
              <w:sz w:val="24"/>
              <w:szCs w:val="24"/>
            </w:rPr>
          </w:rPrChange>
        </w:rPr>
      </w:r>
      <w:r w:rsidRPr="009A54F0">
        <w:rPr>
          <w:rFonts w:ascii="Times New Roman" w:hAnsi="Times New Roman" w:cs="Times New Roman"/>
          <w:noProof/>
          <w:webHidden/>
          <w:sz w:val="24"/>
          <w:szCs w:val="24"/>
          <w:rPrChange w:id="84" w:author="Shubh Dhital" w:date="2020-09-28T16:23:00Z">
            <w:rPr>
              <w:noProof/>
              <w:webHidden/>
            </w:rPr>
          </w:rPrChange>
        </w:rPr>
        <w:fldChar w:fldCharType="separate"/>
      </w:r>
      <w:ins w:id="85" w:author="Shubh Dhital" w:date="2020-09-28T16:27:00Z">
        <w:r w:rsidR="00457964">
          <w:rPr>
            <w:rFonts w:ascii="Times New Roman" w:hAnsi="Times New Roman" w:cs="Times New Roman"/>
            <w:noProof/>
            <w:webHidden/>
            <w:sz w:val="24"/>
            <w:szCs w:val="24"/>
          </w:rPr>
          <w:t>5</w:t>
        </w:r>
      </w:ins>
      <w:ins w:id="86" w:author="Shubh Dhital" w:date="2020-09-28T16:21:00Z">
        <w:r w:rsidRPr="009A54F0">
          <w:rPr>
            <w:rFonts w:ascii="Times New Roman" w:hAnsi="Times New Roman" w:cs="Times New Roman"/>
            <w:noProof/>
            <w:webHidden/>
            <w:sz w:val="24"/>
            <w:szCs w:val="24"/>
            <w:rPrChange w:id="87" w:author="Shubh Dhital" w:date="2020-09-28T16:23:00Z">
              <w:rPr>
                <w:noProof/>
                <w:webHidden/>
              </w:rPr>
            </w:rPrChange>
          </w:rPr>
          <w:fldChar w:fldCharType="end"/>
        </w:r>
        <w:r w:rsidRPr="009A54F0">
          <w:rPr>
            <w:rStyle w:val="Hyperlink"/>
            <w:rFonts w:ascii="Times New Roman" w:hAnsi="Times New Roman" w:cs="Times New Roman"/>
            <w:noProof/>
            <w:sz w:val="24"/>
            <w:szCs w:val="24"/>
            <w:rPrChange w:id="88" w:author="Shubh Dhital" w:date="2020-09-28T16:23:00Z">
              <w:rPr>
                <w:rStyle w:val="Hyperlink"/>
                <w:noProof/>
              </w:rPr>
            </w:rPrChange>
          </w:rPr>
          <w:fldChar w:fldCharType="end"/>
        </w:r>
      </w:ins>
    </w:p>
    <w:p w14:paraId="3700514D" w14:textId="2401D89E" w:rsidR="009A54F0" w:rsidRPr="009A54F0" w:rsidRDefault="009A54F0">
      <w:pPr>
        <w:pStyle w:val="TableofFigures"/>
        <w:tabs>
          <w:tab w:val="right" w:leader="dot" w:pos="9350"/>
        </w:tabs>
        <w:rPr>
          <w:ins w:id="89" w:author="Shubh Dhital" w:date="2020-09-28T16:21:00Z"/>
          <w:rFonts w:ascii="Times New Roman" w:hAnsi="Times New Roman" w:cs="Times New Roman"/>
          <w:noProof/>
          <w:sz w:val="24"/>
          <w:szCs w:val="24"/>
          <w:rPrChange w:id="90" w:author="Shubh Dhital" w:date="2020-09-28T16:23:00Z">
            <w:rPr>
              <w:ins w:id="91" w:author="Shubh Dhital" w:date="2020-09-28T16:21:00Z"/>
              <w:noProof/>
            </w:rPr>
          </w:rPrChange>
        </w:rPr>
      </w:pPr>
      <w:ins w:id="92" w:author="Shubh Dhital" w:date="2020-09-28T16:21:00Z">
        <w:r w:rsidRPr="009A54F0">
          <w:rPr>
            <w:rStyle w:val="Hyperlink"/>
            <w:rFonts w:ascii="Times New Roman" w:hAnsi="Times New Roman" w:cs="Times New Roman"/>
            <w:noProof/>
            <w:sz w:val="24"/>
            <w:szCs w:val="24"/>
            <w:rPrChange w:id="93" w:author="Shubh Dhital" w:date="2020-09-28T16:23:00Z">
              <w:rPr>
                <w:rStyle w:val="Hyperlink"/>
                <w:noProof/>
              </w:rPr>
            </w:rPrChange>
          </w:rPr>
          <w:fldChar w:fldCharType="begin"/>
        </w:r>
        <w:r w:rsidRPr="009A54F0">
          <w:rPr>
            <w:rStyle w:val="Hyperlink"/>
            <w:rFonts w:ascii="Times New Roman" w:hAnsi="Times New Roman" w:cs="Times New Roman"/>
            <w:noProof/>
            <w:sz w:val="24"/>
            <w:szCs w:val="24"/>
            <w:rPrChange w:id="94" w:author="Shubh Dhital" w:date="2020-09-28T16:23:00Z">
              <w:rPr>
                <w:rStyle w:val="Hyperlink"/>
                <w:noProof/>
              </w:rPr>
            </w:rPrChange>
          </w:rPr>
          <w:instrText xml:space="preserve"> </w:instrText>
        </w:r>
        <w:r w:rsidRPr="009A54F0">
          <w:rPr>
            <w:rFonts w:ascii="Times New Roman" w:hAnsi="Times New Roman" w:cs="Times New Roman"/>
            <w:noProof/>
            <w:sz w:val="24"/>
            <w:szCs w:val="24"/>
            <w:rPrChange w:id="95" w:author="Shubh Dhital" w:date="2020-09-28T16:23:00Z">
              <w:rPr>
                <w:noProof/>
              </w:rPr>
            </w:rPrChange>
          </w:rPr>
          <w:instrText>HYPERLINK \l "_Toc52202520"</w:instrText>
        </w:r>
        <w:r w:rsidRPr="009A54F0">
          <w:rPr>
            <w:rStyle w:val="Hyperlink"/>
            <w:rFonts w:ascii="Times New Roman" w:hAnsi="Times New Roman" w:cs="Times New Roman"/>
            <w:noProof/>
            <w:sz w:val="24"/>
            <w:szCs w:val="24"/>
            <w:rPrChange w:id="96" w:author="Shubh Dhital" w:date="2020-09-28T16:23:00Z">
              <w:rPr>
                <w:rStyle w:val="Hyperlink"/>
                <w:noProof/>
              </w:rPr>
            </w:rPrChange>
          </w:rPr>
          <w:instrText xml:space="preserve"> </w:instrText>
        </w:r>
        <w:r w:rsidRPr="009A54F0">
          <w:rPr>
            <w:rStyle w:val="Hyperlink"/>
            <w:rFonts w:ascii="Times New Roman" w:hAnsi="Times New Roman" w:cs="Times New Roman"/>
            <w:noProof/>
            <w:sz w:val="24"/>
            <w:szCs w:val="24"/>
            <w:rPrChange w:id="97" w:author="Shubh Dhital" w:date="2020-09-28T16:23:00Z">
              <w:rPr>
                <w:rStyle w:val="Hyperlink"/>
                <w:noProof/>
              </w:rPr>
            </w:rPrChange>
          </w:rPr>
          <w:fldChar w:fldCharType="separate"/>
        </w:r>
        <w:r w:rsidRPr="009A54F0">
          <w:rPr>
            <w:rStyle w:val="Hyperlink"/>
            <w:rFonts w:ascii="Times New Roman" w:hAnsi="Times New Roman" w:cs="Times New Roman"/>
            <w:noProof/>
            <w:sz w:val="24"/>
            <w:szCs w:val="24"/>
            <w:rPrChange w:id="98" w:author="Shubh Dhital" w:date="2020-09-28T16:23:00Z">
              <w:rPr>
                <w:rStyle w:val="Hyperlink"/>
                <w:noProof/>
              </w:rPr>
            </w:rPrChange>
          </w:rPr>
          <w:t>Figure 4 Work-Flow diagram</w:t>
        </w:r>
        <w:r w:rsidRPr="009A54F0">
          <w:rPr>
            <w:rFonts w:ascii="Times New Roman" w:hAnsi="Times New Roman" w:cs="Times New Roman"/>
            <w:noProof/>
            <w:webHidden/>
            <w:sz w:val="24"/>
            <w:szCs w:val="24"/>
            <w:rPrChange w:id="99" w:author="Shubh Dhital" w:date="2020-09-28T16:23:00Z">
              <w:rPr>
                <w:noProof/>
                <w:webHidden/>
              </w:rPr>
            </w:rPrChange>
          </w:rPr>
          <w:tab/>
        </w:r>
        <w:r w:rsidRPr="009A54F0">
          <w:rPr>
            <w:rFonts w:ascii="Times New Roman" w:hAnsi="Times New Roman" w:cs="Times New Roman"/>
            <w:noProof/>
            <w:webHidden/>
            <w:sz w:val="24"/>
            <w:szCs w:val="24"/>
            <w:rPrChange w:id="100" w:author="Shubh Dhital" w:date="2020-09-28T16:23:00Z">
              <w:rPr>
                <w:noProof/>
                <w:webHidden/>
              </w:rPr>
            </w:rPrChange>
          </w:rPr>
          <w:fldChar w:fldCharType="begin"/>
        </w:r>
        <w:r w:rsidRPr="009A54F0">
          <w:rPr>
            <w:rFonts w:ascii="Times New Roman" w:hAnsi="Times New Roman" w:cs="Times New Roman"/>
            <w:noProof/>
            <w:webHidden/>
            <w:sz w:val="24"/>
            <w:szCs w:val="24"/>
            <w:rPrChange w:id="101" w:author="Shubh Dhital" w:date="2020-09-28T16:23:00Z">
              <w:rPr>
                <w:noProof/>
                <w:webHidden/>
              </w:rPr>
            </w:rPrChange>
          </w:rPr>
          <w:instrText xml:space="preserve"> PAGEREF _Toc52202520 \h </w:instrText>
        </w:r>
      </w:ins>
      <w:r w:rsidRPr="009A54F0">
        <w:rPr>
          <w:rFonts w:ascii="Times New Roman" w:hAnsi="Times New Roman" w:cs="Times New Roman"/>
          <w:noProof/>
          <w:webHidden/>
          <w:sz w:val="24"/>
          <w:szCs w:val="24"/>
          <w:rPrChange w:id="102" w:author="Shubh Dhital" w:date="2020-09-28T16:23:00Z">
            <w:rPr>
              <w:rFonts w:ascii="Times New Roman" w:hAnsi="Times New Roman" w:cs="Times New Roman"/>
              <w:noProof/>
              <w:webHidden/>
              <w:sz w:val="24"/>
              <w:szCs w:val="24"/>
            </w:rPr>
          </w:rPrChange>
        </w:rPr>
      </w:r>
      <w:r w:rsidRPr="009A54F0">
        <w:rPr>
          <w:rFonts w:ascii="Times New Roman" w:hAnsi="Times New Roman" w:cs="Times New Roman"/>
          <w:noProof/>
          <w:webHidden/>
          <w:sz w:val="24"/>
          <w:szCs w:val="24"/>
          <w:rPrChange w:id="103" w:author="Shubh Dhital" w:date="2020-09-28T16:23:00Z">
            <w:rPr>
              <w:noProof/>
              <w:webHidden/>
            </w:rPr>
          </w:rPrChange>
        </w:rPr>
        <w:fldChar w:fldCharType="separate"/>
      </w:r>
      <w:ins w:id="104" w:author="Shubh Dhital" w:date="2020-09-28T16:27:00Z">
        <w:r w:rsidR="00457964">
          <w:rPr>
            <w:rFonts w:ascii="Times New Roman" w:hAnsi="Times New Roman" w:cs="Times New Roman"/>
            <w:noProof/>
            <w:webHidden/>
            <w:sz w:val="24"/>
            <w:szCs w:val="24"/>
          </w:rPr>
          <w:t>6</w:t>
        </w:r>
      </w:ins>
      <w:ins w:id="105" w:author="Shubh Dhital" w:date="2020-09-28T16:21:00Z">
        <w:r w:rsidRPr="009A54F0">
          <w:rPr>
            <w:rFonts w:ascii="Times New Roman" w:hAnsi="Times New Roman" w:cs="Times New Roman"/>
            <w:noProof/>
            <w:webHidden/>
            <w:sz w:val="24"/>
            <w:szCs w:val="24"/>
            <w:rPrChange w:id="106" w:author="Shubh Dhital" w:date="2020-09-28T16:23:00Z">
              <w:rPr>
                <w:noProof/>
                <w:webHidden/>
              </w:rPr>
            </w:rPrChange>
          </w:rPr>
          <w:fldChar w:fldCharType="end"/>
        </w:r>
        <w:r w:rsidRPr="009A54F0">
          <w:rPr>
            <w:rStyle w:val="Hyperlink"/>
            <w:rFonts w:ascii="Times New Roman" w:hAnsi="Times New Roman" w:cs="Times New Roman"/>
            <w:noProof/>
            <w:sz w:val="24"/>
            <w:szCs w:val="24"/>
            <w:rPrChange w:id="107" w:author="Shubh Dhital" w:date="2020-09-28T16:23:00Z">
              <w:rPr>
                <w:rStyle w:val="Hyperlink"/>
                <w:noProof/>
              </w:rPr>
            </w:rPrChange>
          </w:rPr>
          <w:fldChar w:fldCharType="end"/>
        </w:r>
      </w:ins>
    </w:p>
    <w:p w14:paraId="223BC3C7" w14:textId="2956069D" w:rsidR="009A54F0" w:rsidRPr="009A54F0" w:rsidRDefault="009A54F0">
      <w:pPr>
        <w:pStyle w:val="TableofFigures"/>
        <w:tabs>
          <w:tab w:val="right" w:leader="dot" w:pos="9350"/>
        </w:tabs>
        <w:rPr>
          <w:ins w:id="108" w:author="Shubh Dhital" w:date="2020-09-28T16:21:00Z"/>
          <w:rFonts w:ascii="Times New Roman" w:hAnsi="Times New Roman" w:cs="Times New Roman"/>
          <w:noProof/>
          <w:sz w:val="24"/>
          <w:szCs w:val="24"/>
          <w:rPrChange w:id="109" w:author="Shubh Dhital" w:date="2020-09-28T16:23:00Z">
            <w:rPr>
              <w:ins w:id="110" w:author="Shubh Dhital" w:date="2020-09-28T16:21:00Z"/>
              <w:noProof/>
            </w:rPr>
          </w:rPrChange>
        </w:rPr>
      </w:pPr>
      <w:ins w:id="111" w:author="Shubh Dhital" w:date="2020-09-28T16:21:00Z">
        <w:r w:rsidRPr="009A54F0">
          <w:rPr>
            <w:rStyle w:val="Hyperlink"/>
            <w:rFonts w:ascii="Times New Roman" w:hAnsi="Times New Roman" w:cs="Times New Roman"/>
            <w:noProof/>
            <w:sz w:val="24"/>
            <w:szCs w:val="24"/>
            <w:rPrChange w:id="112" w:author="Shubh Dhital" w:date="2020-09-28T16:23:00Z">
              <w:rPr>
                <w:rStyle w:val="Hyperlink"/>
                <w:noProof/>
              </w:rPr>
            </w:rPrChange>
          </w:rPr>
          <w:fldChar w:fldCharType="begin"/>
        </w:r>
        <w:r w:rsidRPr="009A54F0">
          <w:rPr>
            <w:rStyle w:val="Hyperlink"/>
            <w:rFonts w:ascii="Times New Roman" w:hAnsi="Times New Roman" w:cs="Times New Roman"/>
            <w:noProof/>
            <w:sz w:val="24"/>
            <w:szCs w:val="24"/>
            <w:rPrChange w:id="113" w:author="Shubh Dhital" w:date="2020-09-28T16:23:00Z">
              <w:rPr>
                <w:rStyle w:val="Hyperlink"/>
                <w:noProof/>
              </w:rPr>
            </w:rPrChange>
          </w:rPr>
          <w:instrText xml:space="preserve"> </w:instrText>
        </w:r>
        <w:r w:rsidRPr="009A54F0">
          <w:rPr>
            <w:rFonts w:ascii="Times New Roman" w:hAnsi="Times New Roman" w:cs="Times New Roman"/>
            <w:noProof/>
            <w:sz w:val="24"/>
            <w:szCs w:val="24"/>
            <w:rPrChange w:id="114" w:author="Shubh Dhital" w:date="2020-09-28T16:23:00Z">
              <w:rPr>
                <w:noProof/>
              </w:rPr>
            </w:rPrChange>
          </w:rPr>
          <w:instrText>HYPERLINK \l "_Toc52202521"</w:instrText>
        </w:r>
        <w:r w:rsidRPr="009A54F0">
          <w:rPr>
            <w:rStyle w:val="Hyperlink"/>
            <w:rFonts w:ascii="Times New Roman" w:hAnsi="Times New Roman" w:cs="Times New Roman"/>
            <w:noProof/>
            <w:sz w:val="24"/>
            <w:szCs w:val="24"/>
            <w:rPrChange w:id="115" w:author="Shubh Dhital" w:date="2020-09-28T16:23:00Z">
              <w:rPr>
                <w:rStyle w:val="Hyperlink"/>
                <w:noProof/>
              </w:rPr>
            </w:rPrChange>
          </w:rPr>
          <w:instrText xml:space="preserve"> </w:instrText>
        </w:r>
        <w:r w:rsidRPr="009A54F0">
          <w:rPr>
            <w:rStyle w:val="Hyperlink"/>
            <w:rFonts w:ascii="Times New Roman" w:hAnsi="Times New Roman" w:cs="Times New Roman"/>
            <w:noProof/>
            <w:sz w:val="24"/>
            <w:szCs w:val="24"/>
            <w:rPrChange w:id="116" w:author="Shubh Dhital" w:date="2020-09-28T16:23:00Z">
              <w:rPr>
                <w:rStyle w:val="Hyperlink"/>
                <w:noProof/>
              </w:rPr>
            </w:rPrChange>
          </w:rPr>
          <w:fldChar w:fldCharType="separate"/>
        </w:r>
        <w:r w:rsidRPr="009A54F0">
          <w:rPr>
            <w:rStyle w:val="Hyperlink"/>
            <w:rFonts w:ascii="Times New Roman" w:hAnsi="Times New Roman" w:cs="Times New Roman"/>
            <w:noProof/>
            <w:sz w:val="24"/>
            <w:szCs w:val="24"/>
            <w:rPrChange w:id="117" w:author="Shubh Dhital" w:date="2020-09-28T16:23:00Z">
              <w:rPr>
                <w:rStyle w:val="Hyperlink"/>
                <w:noProof/>
              </w:rPr>
            </w:rPrChange>
          </w:rPr>
          <w:t>Figure 5 Data-Flow Diagram</w:t>
        </w:r>
        <w:r w:rsidRPr="009A54F0">
          <w:rPr>
            <w:rFonts w:ascii="Times New Roman" w:hAnsi="Times New Roman" w:cs="Times New Roman"/>
            <w:noProof/>
            <w:webHidden/>
            <w:sz w:val="24"/>
            <w:szCs w:val="24"/>
            <w:rPrChange w:id="118" w:author="Shubh Dhital" w:date="2020-09-28T16:23:00Z">
              <w:rPr>
                <w:noProof/>
                <w:webHidden/>
              </w:rPr>
            </w:rPrChange>
          </w:rPr>
          <w:tab/>
        </w:r>
        <w:r w:rsidRPr="009A54F0">
          <w:rPr>
            <w:rFonts w:ascii="Times New Roman" w:hAnsi="Times New Roman" w:cs="Times New Roman"/>
            <w:noProof/>
            <w:webHidden/>
            <w:sz w:val="24"/>
            <w:szCs w:val="24"/>
            <w:rPrChange w:id="119" w:author="Shubh Dhital" w:date="2020-09-28T16:23:00Z">
              <w:rPr>
                <w:noProof/>
                <w:webHidden/>
              </w:rPr>
            </w:rPrChange>
          </w:rPr>
          <w:fldChar w:fldCharType="begin"/>
        </w:r>
        <w:r w:rsidRPr="009A54F0">
          <w:rPr>
            <w:rFonts w:ascii="Times New Roman" w:hAnsi="Times New Roman" w:cs="Times New Roman"/>
            <w:noProof/>
            <w:webHidden/>
            <w:sz w:val="24"/>
            <w:szCs w:val="24"/>
            <w:rPrChange w:id="120" w:author="Shubh Dhital" w:date="2020-09-28T16:23:00Z">
              <w:rPr>
                <w:noProof/>
                <w:webHidden/>
              </w:rPr>
            </w:rPrChange>
          </w:rPr>
          <w:instrText xml:space="preserve"> PAGEREF _Toc52202521 \h </w:instrText>
        </w:r>
      </w:ins>
      <w:r w:rsidRPr="009A54F0">
        <w:rPr>
          <w:rFonts w:ascii="Times New Roman" w:hAnsi="Times New Roman" w:cs="Times New Roman"/>
          <w:noProof/>
          <w:webHidden/>
          <w:sz w:val="24"/>
          <w:szCs w:val="24"/>
          <w:rPrChange w:id="121" w:author="Shubh Dhital" w:date="2020-09-28T16:23:00Z">
            <w:rPr>
              <w:rFonts w:ascii="Times New Roman" w:hAnsi="Times New Roman" w:cs="Times New Roman"/>
              <w:noProof/>
              <w:webHidden/>
              <w:sz w:val="24"/>
              <w:szCs w:val="24"/>
            </w:rPr>
          </w:rPrChange>
        </w:rPr>
      </w:r>
      <w:r w:rsidRPr="009A54F0">
        <w:rPr>
          <w:rFonts w:ascii="Times New Roman" w:hAnsi="Times New Roman" w:cs="Times New Roman"/>
          <w:noProof/>
          <w:webHidden/>
          <w:sz w:val="24"/>
          <w:szCs w:val="24"/>
          <w:rPrChange w:id="122" w:author="Shubh Dhital" w:date="2020-09-28T16:23:00Z">
            <w:rPr>
              <w:noProof/>
              <w:webHidden/>
            </w:rPr>
          </w:rPrChange>
        </w:rPr>
        <w:fldChar w:fldCharType="separate"/>
      </w:r>
      <w:ins w:id="123" w:author="Shubh Dhital" w:date="2020-09-28T16:27:00Z">
        <w:r w:rsidR="00457964">
          <w:rPr>
            <w:rFonts w:ascii="Times New Roman" w:hAnsi="Times New Roman" w:cs="Times New Roman"/>
            <w:noProof/>
            <w:webHidden/>
            <w:sz w:val="24"/>
            <w:szCs w:val="24"/>
          </w:rPr>
          <w:t>6</w:t>
        </w:r>
      </w:ins>
      <w:ins w:id="124" w:author="Shubh Dhital" w:date="2020-09-28T16:21:00Z">
        <w:r w:rsidRPr="009A54F0">
          <w:rPr>
            <w:rFonts w:ascii="Times New Roman" w:hAnsi="Times New Roman" w:cs="Times New Roman"/>
            <w:noProof/>
            <w:webHidden/>
            <w:sz w:val="24"/>
            <w:szCs w:val="24"/>
            <w:rPrChange w:id="125" w:author="Shubh Dhital" w:date="2020-09-28T16:23:00Z">
              <w:rPr>
                <w:noProof/>
                <w:webHidden/>
              </w:rPr>
            </w:rPrChange>
          </w:rPr>
          <w:fldChar w:fldCharType="end"/>
        </w:r>
        <w:r w:rsidRPr="009A54F0">
          <w:rPr>
            <w:rStyle w:val="Hyperlink"/>
            <w:rFonts w:ascii="Times New Roman" w:hAnsi="Times New Roman" w:cs="Times New Roman"/>
            <w:noProof/>
            <w:sz w:val="24"/>
            <w:szCs w:val="24"/>
            <w:rPrChange w:id="126" w:author="Shubh Dhital" w:date="2020-09-28T16:23:00Z">
              <w:rPr>
                <w:rStyle w:val="Hyperlink"/>
                <w:noProof/>
              </w:rPr>
            </w:rPrChange>
          </w:rPr>
          <w:fldChar w:fldCharType="end"/>
        </w:r>
      </w:ins>
    </w:p>
    <w:p w14:paraId="1A253B07" w14:textId="69D263BC" w:rsidR="00613129" w:rsidRDefault="009A54F0">
      <w:pPr>
        <w:pStyle w:val="TOCHeading"/>
      </w:pPr>
      <w:ins w:id="127" w:author="Shubh Dhital" w:date="2020-09-28T16:21:00Z">
        <w:r w:rsidRPr="009A54F0">
          <w:rPr>
            <w:rFonts w:ascii="Times New Roman" w:hAnsi="Times New Roman" w:cs="Times New Roman"/>
            <w:rPrChange w:id="128" w:author="Shubh Dhital" w:date="2020-09-28T16:22:00Z">
              <w:rPr/>
            </w:rPrChange>
          </w:rPr>
          <w:fldChar w:fldCharType="end"/>
        </w:r>
      </w:ins>
    </w:p>
    <w:p w14:paraId="10E0455D" w14:textId="77777777" w:rsidR="00613129" w:rsidRDefault="00613129">
      <w:pPr>
        <w:spacing w:after="160" w:line="259" w:lineRule="auto"/>
        <w:rPr>
          <w:ins w:id="129" w:author="Shubh Dhital" w:date="2020-09-28T16:20:00Z"/>
        </w:rPr>
        <w:sectPr w:rsidR="00613129">
          <w:footerReference w:type="default" r:id="rId11"/>
          <w:pgSz w:w="12240" w:h="15840"/>
          <w:pgMar w:top="1440" w:right="1440" w:bottom="1440" w:left="1440" w:header="720" w:footer="720" w:gutter="0"/>
          <w:cols w:space="720"/>
          <w:docGrid w:linePitch="360"/>
        </w:sectPr>
      </w:pPr>
      <w:bookmarkStart w:id="131" w:name="_Toc52202193"/>
      <w:ins w:id="132" w:author="Shubh Dhital" w:date="2020-09-28T16:16:00Z">
        <w:r>
          <w:br w:type="page"/>
        </w:r>
      </w:ins>
    </w:p>
    <w:p w14:paraId="77D4F658" w14:textId="24C082F6" w:rsidR="00156835" w:rsidRPr="00742B00" w:rsidRDefault="00156835" w:rsidP="00742B00">
      <w:pPr>
        <w:pStyle w:val="Heading1"/>
      </w:pPr>
      <w:bookmarkStart w:id="133" w:name="_Toc52203313"/>
      <w:r w:rsidRPr="00742B00">
        <w:lastRenderedPageBreak/>
        <w:t>Chapter 1: Introduction</w:t>
      </w:r>
      <w:bookmarkEnd w:id="131"/>
      <w:bookmarkEnd w:id="133"/>
      <w:r w:rsidRPr="00742B00">
        <w:t xml:space="preserve"> </w:t>
      </w:r>
    </w:p>
    <w:p w14:paraId="3FFB809C" w14:textId="77777777" w:rsidR="00156835" w:rsidRPr="00742B00" w:rsidRDefault="00156835" w:rsidP="00156835">
      <w:pPr>
        <w:rPr>
          <w:rFonts w:ascii="Times New Roman" w:hAnsi="Times New Roman" w:cs="Times New Roman"/>
        </w:rPr>
      </w:pPr>
    </w:p>
    <w:p w14:paraId="2E81B737" w14:textId="36CC2F3B" w:rsidR="00156835" w:rsidRPr="00742B00" w:rsidRDefault="00742B00" w:rsidP="00742B00">
      <w:pPr>
        <w:pStyle w:val="Heading2"/>
      </w:pPr>
      <w:bookmarkStart w:id="134" w:name="_Toc52015050"/>
      <w:bookmarkStart w:id="135" w:name="_Toc52202194"/>
      <w:bookmarkStart w:id="136" w:name="_Toc52203314"/>
      <w:r>
        <w:t xml:space="preserve">1.1 </w:t>
      </w:r>
      <w:r w:rsidR="00156835" w:rsidRPr="00742B00">
        <w:t>Background</w:t>
      </w:r>
      <w:bookmarkEnd w:id="134"/>
      <w:bookmarkEnd w:id="135"/>
      <w:bookmarkEnd w:id="136"/>
    </w:p>
    <w:p w14:paraId="415E8AF4" w14:textId="77777777" w:rsidR="00156835" w:rsidRPr="00742B00" w:rsidRDefault="00156835" w:rsidP="00156835">
      <w:pPr>
        <w:rPr>
          <w:rFonts w:ascii="Times New Roman" w:hAnsi="Times New Roman" w:cs="Times New Roman"/>
        </w:rPr>
      </w:pPr>
    </w:p>
    <w:p w14:paraId="6305818A" w14:textId="77777777" w:rsidR="00214320" w:rsidRPr="00742B00" w:rsidRDefault="00156835" w:rsidP="00DB0996">
      <w:pPr>
        <w:spacing w:line="360" w:lineRule="auto"/>
        <w:jc w:val="both"/>
        <w:rPr>
          <w:rFonts w:ascii="Times New Roman" w:eastAsia="Times New Roman" w:hAnsi="Times New Roman" w:cs="Times New Roman"/>
          <w:sz w:val="24"/>
        </w:rPr>
      </w:pPr>
      <w:r w:rsidRPr="00742B00">
        <w:rPr>
          <w:rFonts w:ascii="Times New Roman" w:eastAsia="Times New Roman" w:hAnsi="Times New Roman" w:cs="Times New Roman"/>
          <w:sz w:val="24"/>
        </w:rPr>
        <w:t xml:space="preserve">At this very moment, the world has halted and every regular </w:t>
      </w:r>
      <w:proofErr w:type="gramStart"/>
      <w:r w:rsidRPr="00742B00">
        <w:rPr>
          <w:rFonts w:ascii="Times New Roman" w:eastAsia="Times New Roman" w:hAnsi="Times New Roman" w:cs="Times New Roman"/>
          <w:sz w:val="24"/>
        </w:rPr>
        <w:t>jobs</w:t>
      </w:r>
      <w:proofErr w:type="gramEnd"/>
      <w:r w:rsidRPr="00742B00">
        <w:rPr>
          <w:rFonts w:ascii="Times New Roman" w:eastAsia="Times New Roman" w:hAnsi="Times New Roman" w:cs="Times New Roman"/>
          <w:sz w:val="24"/>
        </w:rPr>
        <w:t xml:space="preserve">, work, travel has been stopped. The Covid-19 has proven to be hard to beat and has stopped people from having a regular day. Currently 30+ </w:t>
      </w:r>
      <w:proofErr w:type="gramStart"/>
      <w:r w:rsidRPr="00742B00">
        <w:rPr>
          <w:rFonts w:ascii="Times New Roman" w:eastAsia="Times New Roman" w:hAnsi="Times New Roman" w:cs="Times New Roman"/>
          <w:sz w:val="24"/>
        </w:rPr>
        <w:t>Millions</w:t>
      </w:r>
      <w:proofErr w:type="gramEnd"/>
      <w:r w:rsidRPr="00742B00">
        <w:rPr>
          <w:rFonts w:ascii="Times New Roman" w:eastAsia="Times New Roman" w:hAnsi="Times New Roman" w:cs="Times New Roman"/>
          <w:sz w:val="24"/>
        </w:rPr>
        <w:t xml:space="preserve"> people have been reported as infected around the world and death toll is soon reaching 1 Million. </w:t>
      </w:r>
      <w:r w:rsidR="00965CB7" w:rsidRPr="00742B00">
        <w:rPr>
          <w:rFonts w:ascii="Times New Roman" w:eastAsia="Times New Roman" w:hAnsi="Times New Roman" w:cs="Times New Roman"/>
          <w:sz w:val="24"/>
        </w:rPr>
        <w:t>Nepal currently has 70,000+ reported cases and each day, people are keen to find the status. Ministry of health Nepal updates it</w:t>
      </w:r>
      <w:r w:rsidR="00DE274D" w:rsidRPr="00742B00">
        <w:rPr>
          <w:rFonts w:ascii="Times New Roman" w:eastAsia="Times New Roman" w:hAnsi="Times New Roman" w:cs="Times New Roman"/>
          <w:sz w:val="24"/>
        </w:rPr>
        <w:t>s records time and aga</w:t>
      </w:r>
      <w:r w:rsidR="00DB0996" w:rsidRPr="00742B00">
        <w:rPr>
          <w:rFonts w:ascii="Times New Roman" w:eastAsia="Times New Roman" w:hAnsi="Times New Roman" w:cs="Times New Roman"/>
          <w:sz w:val="24"/>
        </w:rPr>
        <w:t xml:space="preserve">in but accessing it requires to open up browser and go into their website. We intended to develop an application that would show the status of the present </w:t>
      </w:r>
      <w:proofErr w:type="spellStart"/>
      <w:r w:rsidR="00DB0996" w:rsidRPr="00742B00">
        <w:rPr>
          <w:rFonts w:ascii="Times New Roman" w:eastAsia="Times New Roman" w:hAnsi="Times New Roman" w:cs="Times New Roman"/>
          <w:sz w:val="24"/>
        </w:rPr>
        <w:t>Covid</w:t>
      </w:r>
      <w:proofErr w:type="spellEnd"/>
      <w:r w:rsidR="00DB0996" w:rsidRPr="00742B00">
        <w:rPr>
          <w:rFonts w:ascii="Times New Roman" w:eastAsia="Times New Roman" w:hAnsi="Times New Roman" w:cs="Times New Roman"/>
          <w:sz w:val="24"/>
        </w:rPr>
        <w:t xml:space="preserve"> cases and also a set of questions that would determine the possibility of having </w:t>
      </w:r>
      <w:proofErr w:type="spellStart"/>
      <w:r w:rsidR="00DB0996" w:rsidRPr="00742B00">
        <w:rPr>
          <w:rFonts w:ascii="Times New Roman" w:eastAsia="Times New Roman" w:hAnsi="Times New Roman" w:cs="Times New Roman"/>
          <w:sz w:val="24"/>
        </w:rPr>
        <w:t>Covid</w:t>
      </w:r>
      <w:proofErr w:type="spellEnd"/>
      <w:r w:rsidR="00DB0996" w:rsidRPr="00742B00">
        <w:rPr>
          <w:rFonts w:ascii="Times New Roman" w:eastAsia="Times New Roman" w:hAnsi="Times New Roman" w:cs="Times New Roman"/>
          <w:sz w:val="24"/>
        </w:rPr>
        <w:t xml:space="preserve"> in the user based on the response returned. </w:t>
      </w:r>
    </w:p>
    <w:p w14:paraId="65476F3C" w14:textId="77777777" w:rsidR="00DB0996" w:rsidRPr="00742B00" w:rsidRDefault="00DB0996" w:rsidP="00DB0996">
      <w:pPr>
        <w:spacing w:line="360" w:lineRule="auto"/>
        <w:jc w:val="both"/>
        <w:rPr>
          <w:rFonts w:ascii="Times New Roman" w:eastAsia="Times New Roman" w:hAnsi="Times New Roman" w:cs="Times New Roman"/>
          <w:sz w:val="24"/>
        </w:rPr>
      </w:pPr>
    </w:p>
    <w:p w14:paraId="0083446A" w14:textId="77777777" w:rsidR="00DB0996" w:rsidRPr="00742B00" w:rsidRDefault="00B543F9" w:rsidP="00DB0996">
      <w:pPr>
        <w:spacing w:line="360" w:lineRule="auto"/>
        <w:jc w:val="both"/>
        <w:rPr>
          <w:rFonts w:ascii="Times New Roman" w:eastAsia="Times New Roman" w:hAnsi="Times New Roman" w:cs="Times New Roman"/>
          <w:sz w:val="24"/>
        </w:rPr>
      </w:pPr>
      <w:r w:rsidRPr="00742B00">
        <w:rPr>
          <w:rFonts w:ascii="Times New Roman" w:eastAsia="Times New Roman" w:hAnsi="Times New Roman" w:cs="Times New Roman"/>
          <w:sz w:val="24"/>
        </w:rPr>
        <w:t>“COVID Update” is a</w:t>
      </w:r>
      <w:r w:rsidR="00DB0996" w:rsidRPr="00742B00">
        <w:rPr>
          <w:rFonts w:ascii="Times New Roman" w:eastAsia="Times New Roman" w:hAnsi="Times New Roman" w:cs="Times New Roman"/>
          <w:sz w:val="24"/>
        </w:rPr>
        <w:t xml:space="preserve"> mobile application, where </w:t>
      </w:r>
      <w:proofErr w:type="gramStart"/>
      <w:r w:rsidR="00DB0996" w:rsidRPr="00742B00">
        <w:rPr>
          <w:rFonts w:ascii="Times New Roman" w:eastAsia="Times New Roman" w:hAnsi="Times New Roman" w:cs="Times New Roman"/>
          <w:sz w:val="24"/>
        </w:rPr>
        <w:t>an</w:t>
      </w:r>
      <w:proofErr w:type="gramEnd"/>
      <w:r w:rsidR="00DB0996" w:rsidRPr="00742B00">
        <w:rPr>
          <w:rFonts w:ascii="Times New Roman" w:eastAsia="Times New Roman" w:hAnsi="Times New Roman" w:cs="Times New Roman"/>
          <w:sz w:val="24"/>
        </w:rPr>
        <w:t xml:space="preserve"> user can access t</w:t>
      </w:r>
      <w:r w:rsidRPr="00742B00">
        <w:rPr>
          <w:rFonts w:ascii="Times New Roman" w:eastAsia="Times New Roman" w:hAnsi="Times New Roman" w:cs="Times New Roman"/>
          <w:sz w:val="24"/>
        </w:rPr>
        <w:t>he cases/reports regarding COVID-19</w:t>
      </w:r>
      <w:r w:rsidR="00DB0996" w:rsidRPr="00742B00">
        <w:rPr>
          <w:rFonts w:ascii="Times New Roman" w:eastAsia="Times New Roman" w:hAnsi="Times New Roman" w:cs="Times New Roman"/>
          <w:sz w:val="24"/>
        </w:rPr>
        <w:t xml:space="preserve"> related number is Nepal. It is a simple application that allows user login and signup, and fetches the recent updates on COVID-19 related information. COVID-19 related information includes number of cases reported till date, number of death due to COVID-19, number of present cases and number of recovered cases. The information is presented in both numbers and graphical objects like </w:t>
      </w:r>
      <w:r w:rsidRPr="00742B00">
        <w:rPr>
          <w:rFonts w:ascii="Times New Roman" w:eastAsia="Times New Roman" w:hAnsi="Times New Roman" w:cs="Times New Roman"/>
          <w:sz w:val="24"/>
        </w:rPr>
        <w:t>graph</w:t>
      </w:r>
      <w:r w:rsidR="00DB0996" w:rsidRPr="00742B00">
        <w:rPr>
          <w:rFonts w:ascii="Times New Roman" w:eastAsia="Times New Roman" w:hAnsi="Times New Roman" w:cs="Times New Roman"/>
          <w:sz w:val="24"/>
        </w:rPr>
        <w:t xml:space="preserve">, which gives a better view on the overall scenario. </w:t>
      </w:r>
      <w:proofErr w:type="gramStart"/>
      <w:r w:rsidR="00DB0996" w:rsidRPr="00742B00">
        <w:rPr>
          <w:rFonts w:ascii="Times New Roman" w:eastAsia="Times New Roman" w:hAnsi="Times New Roman" w:cs="Times New Roman"/>
          <w:sz w:val="24"/>
        </w:rPr>
        <w:t>Also</w:t>
      </w:r>
      <w:proofErr w:type="gramEnd"/>
      <w:r w:rsidR="00DB0996" w:rsidRPr="00742B00">
        <w:rPr>
          <w:rFonts w:ascii="Times New Roman" w:eastAsia="Times New Roman" w:hAnsi="Times New Roman" w:cs="Times New Roman"/>
          <w:sz w:val="24"/>
        </w:rPr>
        <w:t xml:space="preserve"> a survey of few questions is a feature of the application that asks the user about their age, health condition and results out the vulnerability of the user. It is presented in a</w:t>
      </w:r>
      <w:r w:rsidR="000B518D" w:rsidRPr="00742B00">
        <w:rPr>
          <w:rFonts w:ascii="Times New Roman" w:eastAsia="Times New Roman" w:hAnsi="Times New Roman" w:cs="Times New Roman"/>
          <w:sz w:val="24"/>
        </w:rPr>
        <w:t>n</w:t>
      </w:r>
      <w:r w:rsidR="00DB0996" w:rsidRPr="00742B00">
        <w:rPr>
          <w:rFonts w:ascii="Times New Roman" w:eastAsia="Times New Roman" w:hAnsi="Times New Roman" w:cs="Times New Roman"/>
          <w:sz w:val="24"/>
        </w:rPr>
        <w:t xml:space="preserve"> interactive chat </w:t>
      </w:r>
      <w:r w:rsidR="000B518D" w:rsidRPr="00742B00">
        <w:rPr>
          <w:rFonts w:ascii="Times New Roman" w:eastAsia="Times New Roman" w:hAnsi="Times New Roman" w:cs="Times New Roman"/>
          <w:sz w:val="24"/>
        </w:rPr>
        <w:t>format.</w:t>
      </w:r>
      <w:r w:rsidR="00334079" w:rsidRPr="00742B00">
        <w:rPr>
          <w:rFonts w:ascii="Times New Roman" w:eastAsia="Times New Roman" w:hAnsi="Times New Roman" w:cs="Times New Roman"/>
          <w:sz w:val="24"/>
        </w:rPr>
        <w:t xml:space="preserve"> Similarly the application also includes sections for current news regarding the COVID-19 in Nepal from news providers and a section to instruct the user on the safety precautions to stay </w:t>
      </w:r>
      <w:proofErr w:type="gramStart"/>
      <w:r w:rsidR="00334079" w:rsidRPr="00742B00">
        <w:rPr>
          <w:rFonts w:ascii="Times New Roman" w:eastAsia="Times New Roman" w:hAnsi="Times New Roman" w:cs="Times New Roman"/>
          <w:sz w:val="24"/>
        </w:rPr>
        <w:t>safe  and</w:t>
      </w:r>
      <w:proofErr w:type="gramEnd"/>
      <w:r w:rsidR="00334079" w:rsidRPr="00742B00">
        <w:rPr>
          <w:rFonts w:ascii="Times New Roman" w:eastAsia="Times New Roman" w:hAnsi="Times New Roman" w:cs="Times New Roman"/>
          <w:sz w:val="24"/>
        </w:rPr>
        <w:t xml:space="preserve"> away from the any kind of contact from COVID-19. </w:t>
      </w:r>
    </w:p>
    <w:p w14:paraId="46E45466" w14:textId="77777777" w:rsidR="00334079" w:rsidRPr="00742B00" w:rsidRDefault="00334079" w:rsidP="00DB0996">
      <w:pPr>
        <w:spacing w:line="360" w:lineRule="auto"/>
        <w:jc w:val="both"/>
        <w:rPr>
          <w:rFonts w:ascii="Times New Roman" w:eastAsia="Times New Roman" w:hAnsi="Times New Roman" w:cs="Times New Roman"/>
          <w:sz w:val="24"/>
        </w:rPr>
      </w:pPr>
      <w:r w:rsidRPr="00742B00">
        <w:rPr>
          <w:rFonts w:ascii="Times New Roman" w:eastAsia="Times New Roman" w:hAnsi="Times New Roman" w:cs="Times New Roman"/>
          <w:sz w:val="24"/>
        </w:rPr>
        <w:t>“COVID Update” is be an extension to its user where the user will have easy access to COVID-19 related data from their mobile phone. Being able to check to some extend about the user’s vulnerability towards COVID-19 exposer. News on the news section would allow the user to access the news regarding COVID-19 with ease and help section would show proper precautions and help numbers of hospitals for emergency.</w:t>
      </w:r>
    </w:p>
    <w:p w14:paraId="4086A83E" w14:textId="77777777" w:rsidR="00334079" w:rsidRPr="00742B00" w:rsidRDefault="00334079" w:rsidP="00DB0996">
      <w:pPr>
        <w:spacing w:line="360" w:lineRule="auto"/>
        <w:jc w:val="both"/>
        <w:rPr>
          <w:rFonts w:ascii="Times New Roman" w:eastAsia="Times New Roman" w:hAnsi="Times New Roman" w:cs="Times New Roman"/>
          <w:sz w:val="24"/>
        </w:rPr>
      </w:pPr>
    </w:p>
    <w:p w14:paraId="08F13A01" w14:textId="77777777" w:rsidR="00334079" w:rsidRPr="00742B00" w:rsidRDefault="00334079" w:rsidP="00DB0996">
      <w:pPr>
        <w:spacing w:line="360" w:lineRule="auto"/>
        <w:jc w:val="both"/>
        <w:rPr>
          <w:rFonts w:ascii="Times New Roman" w:eastAsia="Times New Roman" w:hAnsi="Times New Roman" w:cs="Times New Roman"/>
          <w:sz w:val="24"/>
        </w:rPr>
      </w:pPr>
    </w:p>
    <w:p w14:paraId="294AE5EC" w14:textId="6953D86E" w:rsidR="00334079" w:rsidRPr="00742B00" w:rsidRDefault="00742B00" w:rsidP="00742B00">
      <w:pPr>
        <w:pStyle w:val="Heading2"/>
      </w:pPr>
      <w:bookmarkStart w:id="137" w:name="_Toc52015051"/>
      <w:bookmarkStart w:id="138" w:name="_Toc52202195"/>
      <w:bookmarkStart w:id="139" w:name="_Toc52203315"/>
      <w:r>
        <w:lastRenderedPageBreak/>
        <w:t xml:space="preserve">1.2 </w:t>
      </w:r>
      <w:r w:rsidR="00334079" w:rsidRPr="00742B00">
        <w:t>Objectives</w:t>
      </w:r>
      <w:bookmarkEnd w:id="137"/>
      <w:bookmarkEnd w:id="138"/>
      <w:bookmarkEnd w:id="139"/>
      <w:r w:rsidR="00334079" w:rsidRPr="00742B00">
        <w:t xml:space="preserve"> </w:t>
      </w:r>
    </w:p>
    <w:p w14:paraId="396352FF" w14:textId="77777777" w:rsidR="00334079" w:rsidRPr="00742B00" w:rsidRDefault="00334079" w:rsidP="00334079">
      <w:pPr>
        <w:pStyle w:val="ListParagraph"/>
        <w:numPr>
          <w:ilvl w:val="0"/>
          <w:numId w:val="2"/>
        </w:numPr>
        <w:rPr>
          <w:rFonts w:ascii="Times New Roman" w:hAnsi="Times New Roman" w:cs="Times New Roman"/>
          <w:lang w:bidi="ar-SA"/>
        </w:rPr>
      </w:pPr>
      <w:r w:rsidRPr="00742B00">
        <w:rPr>
          <w:rFonts w:ascii="Times New Roman" w:hAnsi="Times New Roman" w:cs="Times New Roman"/>
          <w:sz w:val="24"/>
          <w:lang w:bidi="ar-SA"/>
        </w:rPr>
        <w:t>Able to instant check the COVID-19 status in numerical and graphical format</w:t>
      </w:r>
    </w:p>
    <w:p w14:paraId="3273C652" w14:textId="77777777" w:rsidR="00334079" w:rsidRPr="00742B00" w:rsidRDefault="00334079" w:rsidP="00334079">
      <w:pPr>
        <w:pStyle w:val="ListParagraph"/>
        <w:numPr>
          <w:ilvl w:val="0"/>
          <w:numId w:val="2"/>
        </w:numPr>
        <w:rPr>
          <w:rFonts w:ascii="Times New Roman" w:hAnsi="Times New Roman" w:cs="Times New Roman"/>
          <w:lang w:bidi="ar-SA"/>
        </w:rPr>
      </w:pPr>
      <w:r w:rsidRPr="00742B00">
        <w:rPr>
          <w:rFonts w:ascii="Times New Roman" w:hAnsi="Times New Roman" w:cs="Times New Roman"/>
          <w:sz w:val="24"/>
          <w:lang w:bidi="ar-SA"/>
        </w:rPr>
        <w:t>Check how vulnerable the user is to COVID-19</w:t>
      </w:r>
    </w:p>
    <w:p w14:paraId="1E8C0EC8" w14:textId="77777777" w:rsidR="00334079" w:rsidRPr="00742B00" w:rsidRDefault="00334079" w:rsidP="00334079">
      <w:pPr>
        <w:pStyle w:val="ListParagraph"/>
        <w:numPr>
          <w:ilvl w:val="0"/>
          <w:numId w:val="2"/>
        </w:numPr>
        <w:rPr>
          <w:rFonts w:ascii="Times New Roman" w:hAnsi="Times New Roman" w:cs="Times New Roman"/>
          <w:lang w:bidi="ar-SA"/>
        </w:rPr>
      </w:pPr>
      <w:r w:rsidRPr="00742B00">
        <w:rPr>
          <w:rFonts w:ascii="Times New Roman" w:hAnsi="Times New Roman" w:cs="Times New Roman"/>
          <w:sz w:val="24"/>
          <w:lang w:bidi="ar-SA"/>
        </w:rPr>
        <w:t>Able to see latest news regarding COVID-19</w:t>
      </w:r>
    </w:p>
    <w:p w14:paraId="7E1FE412" w14:textId="77777777" w:rsidR="00334079" w:rsidRPr="00742B00" w:rsidRDefault="00334079" w:rsidP="00334079">
      <w:pPr>
        <w:pStyle w:val="ListParagraph"/>
        <w:numPr>
          <w:ilvl w:val="0"/>
          <w:numId w:val="2"/>
        </w:numPr>
        <w:rPr>
          <w:rFonts w:ascii="Times New Roman" w:hAnsi="Times New Roman" w:cs="Times New Roman"/>
          <w:lang w:bidi="ar-SA"/>
        </w:rPr>
      </w:pPr>
      <w:r w:rsidRPr="00742B00">
        <w:rPr>
          <w:rFonts w:ascii="Times New Roman" w:hAnsi="Times New Roman" w:cs="Times New Roman"/>
          <w:sz w:val="24"/>
          <w:lang w:bidi="ar-SA"/>
        </w:rPr>
        <w:t>Get safety precautions and help number</w:t>
      </w:r>
    </w:p>
    <w:p w14:paraId="287D8971" w14:textId="77777777" w:rsidR="00334079" w:rsidRPr="00742B00" w:rsidRDefault="00334079" w:rsidP="00334079">
      <w:pPr>
        <w:pStyle w:val="ListParagraph"/>
        <w:rPr>
          <w:rFonts w:ascii="Times New Roman" w:hAnsi="Times New Roman" w:cs="Times New Roman"/>
          <w:sz w:val="24"/>
          <w:lang w:bidi="ar-SA"/>
        </w:rPr>
      </w:pPr>
    </w:p>
    <w:p w14:paraId="730E741D" w14:textId="77777777" w:rsidR="00334079" w:rsidRPr="00742B00" w:rsidRDefault="00334079" w:rsidP="00334079">
      <w:pPr>
        <w:pStyle w:val="ListParagraph"/>
        <w:rPr>
          <w:rFonts w:ascii="Times New Roman" w:hAnsi="Times New Roman" w:cs="Times New Roman"/>
          <w:sz w:val="24"/>
          <w:lang w:bidi="ar-SA"/>
        </w:rPr>
      </w:pPr>
    </w:p>
    <w:p w14:paraId="0C8961FE" w14:textId="77777777" w:rsidR="00334079" w:rsidRPr="00742B00" w:rsidRDefault="00334079" w:rsidP="00334079">
      <w:pPr>
        <w:pStyle w:val="Heading2"/>
        <w:rPr>
          <w:rFonts w:cs="Times New Roman"/>
        </w:rPr>
      </w:pPr>
    </w:p>
    <w:p w14:paraId="0D80FEA8" w14:textId="77777777" w:rsidR="00334079" w:rsidRPr="00742B00" w:rsidRDefault="00334079" w:rsidP="00334079">
      <w:pPr>
        <w:rPr>
          <w:rFonts w:ascii="Times New Roman" w:hAnsi="Times New Roman" w:cs="Times New Roman"/>
        </w:rPr>
      </w:pPr>
    </w:p>
    <w:p w14:paraId="28B61B0B" w14:textId="3B6175A8" w:rsidR="00334079" w:rsidRPr="00742B00" w:rsidRDefault="00742B00" w:rsidP="00742B00">
      <w:pPr>
        <w:pStyle w:val="Heading2"/>
      </w:pPr>
      <w:bookmarkStart w:id="140" w:name="_Toc52015052"/>
      <w:bookmarkStart w:id="141" w:name="_Toc52202196"/>
      <w:bookmarkStart w:id="142" w:name="_Toc52203316"/>
      <w:r>
        <w:t xml:space="preserve">1.3 </w:t>
      </w:r>
      <w:r w:rsidR="00334079" w:rsidRPr="00742B00">
        <w:t>Motivation and Significances</w:t>
      </w:r>
      <w:bookmarkEnd w:id="140"/>
      <w:bookmarkEnd w:id="141"/>
      <w:bookmarkEnd w:id="142"/>
      <w:r w:rsidR="00334079" w:rsidRPr="00742B00">
        <w:t xml:space="preserve"> </w:t>
      </w:r>
    </w:p>
    <w:p w14:paraId="6D384EAF" w14:textId="77777777" w:rsidR="00334079" w:rsidRPr="00742B00" w:rsidRDefault="00334079" w:rsidP="00334079">
      <w:pPr>
        <w:rPr>
          <w:rFonts w:ascii="Times New Roman" w:hAnsi="Times New Roman" w:cs="Times New Roman"/>
          <w:lang w:bidi="ar-SA"/>
        </w:rPr>
      </w:pPr>
    </w:p>
    <w:p w14:paraId="242F79AD" w14:textId="77777777" w:rsidR="00043CAD" w:rsidRPr="00742B00" w:rsidRDefault="00043CAD" w:rsidP="00045745">
      <w:pPr>
        <w:spacing w:line="360" w:lineRule="auto"/>
        <w:rPr>
          <w:rFonts w:ascii="Times New Roman" w:hAnsi="Times New Roman" w:cs="Times New Roman"/>
          <w:sz w:val="24"/>
          <w:lang w:bidi="ar-SA"/>
        </w:rPr>
      </w:pPr>
      <w:r w:rsidRPr="00742B00">
        <w:rPr>
          <w:rFonts w:ascii="Times New Roman" w:hAnsi="Times New Roman" w:cs="Times New Roman"/>
          <w:sz w:val="24"/>
          <w:lang w:bidi="ar-SA"/>
        </w:rPr>
        <w:t>In today’s world, the internet and handheld mobile phones has developed unimaginably</w:t>
      </w:r>
      <w:r w:rsidR="00FB05A1" w:rsidRPr="00742B00">
        <w:rPr>
          <w:rFonts w:ascii="Times New Roman" w:hAnsi="Times New Roman" w:cs="Times New Roman"/>
          <w:sz w:val="24"/>
          <w:lang w:bidi="ar-SA"/>
        </w:rPr>
        <w:t>. It is still growing at large and the continuous effort to make it more effective is still going on. Handheld mobile phone in particular is something that almost everyone has nowadays. From being just the traditional handheld mobile phone, it has turned into smart phone and does almost everything the user can do from the computer while still being portable and easy to use. A smart phone supports more than just browsing inter</w:t>
      </w:r>
      <w:r w:rsidR="00045745" w:rsidRPr="00742B00">
        <w:rPr>
          <w:rFonts w:ascii="Times New Roman" w:hAnsi="Times New Roman" w:cs="Times New Roman"/>
          <w:sz w:val="24"/>
          <w:lang w:bidi="ar-SA"/>
        </w:rPr>
        <w:t>net, it has become a</w:t>
      </w:r>
      <w:r w:rsidR="00FB05A1" w:rsidRPr="00742B00">
        <w:rPr>
          <w:rFonts w:ascii="Times New Roman" w:hAnsi="Times New Roman" w:cs="Times New Roman"/>
          <w:sz w:val="24"/>
          <w:lang w:bidi="ar-SA"/>
        </w:rPr>
        <w:t xml:space="preserve"> platform to entertain different applications similar to computer applications. In the present context, the pandemic has </w:t>
      </w:r>
      <w:proofErr w:type="gramStart"/>
      <w:r w:rsidR="00FB05A1" w:rsidRPr="00742B00">
        <w:rPr>
          <w:rFonts w:ascii="Times New Roman" w:hAnsi="Times New Roman" w:cs="Times New Roman"/>
          <w:sz w:val="24"/>
          <w:lang w:bidi="ar-SA"/>
        </w:rPr>
        <w:t>shook</w:t>
      </w:r>
      <w:proofErr w:type="gramEnd"/>
      <w:r w:rsidR="00FB05A1" w:rsidRPr="00742B00">
        <w:rPr>
          <w:rFonts w:ascii="Times New Roman" w:hAnsi="Times New Roman" w:cs="Times New Roman"/>
          <w:sz w:val="24"/>
          <w:lang w:bidi="ar-SA"/>
        </w:rPr>
        <w:t xml:space="preserve"> the world and ev</w:t>
      </w:r>
      <w:r w:rsidR="00045745" w:rsidRPr="00742B00">
        <w:rPr>
          <w:rFonts w:ascii="Times New Roman" w:hAnsi="Times New Roman" w:cs="Times New Roman"/>
          <w:sz w:val="24"/>
          <w:lang w:bidi="ar-SA"/>
        </w:rPr>
        <w:t xml:space="preserve">eryone has to stay inside the </w:t>
      </w:r>
      <w:r w:rsidR="00FB05A1" w:rsidRPr="00742B00">
        <w:rPr>
          <w:rFonts w:ascii="Times New Roman" w:hAnsi="Times New Roman" w:cs="Times New Roman"/>
          <w:sz w:val="24"/>
          <w:lang w:bidi="ar-SA"/>
        </w:rPr>
        <w:t>house to avoid any contact to the COVID-19 virus.</w:t>
      </w:r>
      <w:r w:rsidR="00045745" w:rsidRPr="00742B00">
        <w:rPr>
          <w:rFonts w:ascii="Times New Roman" w:hAnsi="Times New Roman" w:cs="Times New Roman"/>
          <w:sz w:val="24"/>
          <w:lang w:bidi="ar-SA"/>
        </w:rPr>
        <w:t xml:space="preserve"> Internet and smart phones </w:t>
      </w:r>
      <w:proofErr w:type="gramStart"/>
      <w:r w:rsidR="00045745" w:rsidRPr="00742B00">
        <w:rPr>
          <w:rFonts w:ascii="Times New Roman" w:hAnsi="Times New Roman" w:cs="Times New Roman"/>
          <w:sz w:val="24"/>
          <w:lang w:bidi="ar-SA"/>
        </w:rPr>
        <w:t>has</w:t>
      </w:r>
      <w:proofErr w:type="gramEnd"/>
      <w:r w:rsidR="00045745" w:rsidRPr="00742B00">
        <w:rPr>
          <w:rFonts w:ascii="Times New Roman" w:hAnsi="Times New Roman" w:cs="Times New Roman"/>
          <w:sz w:val="24"/>
          <w:lang w:bidi="ar-SA"/>
        </w:rPr>
        <w:t xml:space="preserve"> never been so effective to connect people before that they would not ha</w:t>
      </w:r>
      <w:r w:rsidR="0011183D" w:rsidRPr="00742B00">
        <w:rPr>
          <w:rFonts w:ascii="Times New Roman" w:hAnsi="Times New Roman" w:cs="Times New Roman"/>
          <w:sz w:val="24"/>
          <w:lang w:bidi="ar-SA"/>
        </w:rPr>
        <w:t xml:space="preserve">ve been able before. People are scared and they want assurance of the situation they are in. The idea of a mobile application that regularly updates the status the condition of the COVID-19 and check their vulnerability towards COVID-19 seems a </w:t>
      </w:r>
      <w:r w:rsidR="00371763" w:rsidRPr="00742B00">
        <w:rPr>
          <w:rFonts w:ascii="Times New Roman" w:hAnsi="Times New Roman" w:cs="Times New Roman"/>
          <w:sz w:val="24"/>
          <w:lang w:bidi="ar-SA"/>
        </w:rPr>
        <w:t>very good idea. We wanted to implement the idea so the Nepalese who are not very expert on tech, could easy understand the magnitude of the situation at any given time.</w:t>
      </w:r>
    </w:p>
    <w:p w14:paraId="0308A045" w14:textId="77777777" w:rsidR="00613129" w:rsidRDefault="00613129">
      <w:pPr>
        <w:spacing w:after="160" w:line="259" w:lineRule="auto"/>
        <w:rPr>
          <w:rFonts w:ascii="Times New Roman" w:eastAsiaTheme="majorEastAsia" w:hAnsi="Times New Roman" w:cstheme="majorBidi"/>
          <w:b/>
          <w:color w:val="000000" w:themeColor="text1"/>
          <w:sz w:val="32"/>
          <w:szCs w:val="32"/>
          <w:lang w:bidi="ar-SA"/>
        </w:rPr>
      </w:pPr>
      <w:bookmarkStart w:id="143" w:name="_Toc52015053"/>
      <w:r>
        <w:br w:type="page"/>
      </w:r>
    </w:p>
    <w:p w14:paraId="5EA05381" w14:textId="061587D5" w:rsidR="00371763" w:rsidRPr="00742B00" w:rsidRDefault="00371763" w:rsidP="00742B00">
      <w:pPr>
        <w:pStyle w:val="Heading1"/>
      </w:pPr>
      <w:bookmarkStart w:id="144" w:name="_Toc52202197"/>
      <w:bookmarkStart w:id="145" w:name="_Toc52203317"/>
      <w:r w:rsidRPr="00742B00">
        <w:lastRenderedPageBreak/>
        <w:t>Chapter 2: Related Works</w:t>
      </w:r>
      <w:bookmarkEnd w:id="143"/>
      <w:bookmarkEnd w:id="144"/>
      <w:bookmarkEnd w:id="145"/>
      <w:r w:rsidRPr="00742B00">
        <w:t xml:space="preserve"> </w:t>
      </w:r>
    </w:p>
    <w:p w14:paraId="47B057CD" w14:textId="77777777" w:rsidR="00371763" w:rsidRPr="00742B00" w:rsidRDefault="00371763" w:rsidP="00371763">
      <w:pPr>
        <w:pStyle w:val="Heading2"/>
        <w:rPr>
          <w:rFonts w:cs="Times New Roman"/>
        </w:rPr>
      </w:pPr>
    </w:p>
    <w:p w14:paraId="53252871" w14:textId="77777777" w:rsidR="00371763" w:rsidRPr="00742B00" w:rsidRDefault="00371763" w:rsidP="00742B00">
      <w:pPr>
        <w:pStyle w:val="Heading2"/>
      </w:pPr>
      <w:bookmarkStart w:id="146" w:name="_Toc52015054"/>
      <w:bookmarkStart w:id="147" w:name="_Toc52202198"/>
      <w:bookmarkStart w:id="148" w:name="_Toc52203318"/>
      <w:r w:rsidRPr="00742B00">
        <w:t xml:space="preserve">2.1 </w:t>
      </w:r>
      <w:bookmarkEnd w:id="146"/>
      <w:r w:rsidRPr="00742B00">
        <w:t xml:space="preserve">Hamro </w:t>
      </w:r>
      <w:proofErr w:type="spellStart"/>
      <w:r w:rsidRPr="00742B00">
        <w:t>Swasthya</w:t>
      </w:r>
      <w:bookmarkEnd w:id="147"/>
      <w:bookmarkEnd w:id="148"/>
      <w:proofErr w:type="spellEnd"/>
    </w:p>
    <w:p w14:paraId="538D5024" w14:textId="77777777" w:rsidR="00371763" w:rsidRPr="00742B00" w:rsidRDefault="00371763" w:rsidP="00371763">
      <w:pPr>
        <w:rPr>
          <w:rFonts w:ascii="Times New Roman" w:hAnsi="Times New Roman" w:cs="Times New Roman"/>
          <w:lang w:bidi="ar-SA"/>
        </w:rPr>
      </w:pPr>
    </w:p>
    <w:p w14:paraId="550163D1" w14:textId="77777777" w:rsidR="00742B00" w:rsidRDefault="00371763" w:rsidP="00742B00">
      <w:pPr>
        <w:keepNext/>
        <w:spacing w:line="360" w:lineRule="auto"/>
        <w:jc w:val="center"/>
      </w:pPr>
      <w:r w:rsidRPr="00742B00">
        <w:rPr>
          <w:rFonts w:ascii="Times New Roman" w:hAnsi="Times New Roman" w:cs="Times New Roman"/>
          <w:noProof/>
          <w:sz w:val="24"/>
          <w:lang w:bidi="ar-SA"/>
        </w:rPr>
        <w:drawing>
          <wp:inline distT="0" distB="0" distL="0" distR="0" wp14:anchorId="0AB787D7" wp14:editId="3DE2F47C">
            <wp:extent cx="2457450" cy="3202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9566" cy="3218094"/>
                    </a:xfrm>
                    <a:prstGeom prst="rect">
                      <a:avLst/>
                    </a:prstGeom>
                    <a:noFill/>
                    <a:ln>
                      <a:noFill/>
                    </a:ln>
                  </pic:spPr>
                </pic:pic>
              </a:graphicData>
            </a:graphic>
          </wp:inline>
        </w:drawing>
      </w:r>
    </w:p>
    <w:p w14:paraId="6F484DCA" w14:textId="4700CDAF" w:rsidR="00371763" w:rsidRPr="00742B00" w:rsidRDefault="00742B00" w:rsidP="00742B00">
      <w:pPr>
        <w:pStyle w:val="Caption"/>
      </w:pPr>
      <w:bookmarkStart w:id="149" w:name="_Toc52202517"/>
      <w:r>
        <w:t xml:space="preserve">Figure </w:t>
      </w:r>
      <w:r w:rsidR="00AF5242">
        <w:fldChar w:fldCharType="begin"/>
      </w:r>
      <w:r w:rsidR="00AF5242">
        <w:instrText xml:space="preserve"> SEQ Figure \* ARABIC </w:instrText>
      </w:r>
      <w:r w:rsidR="00AF5242">
        <w:fldChar w:fldCharType="separate"/>
      </w:r>
      <w:r w:rsidR="00457964">
        <w:rPr>
          <w:noProof/>
        </w:rPr>
        <w:t>1</w:t>
      </w:r>
      <w:r w:rsidR="00AF5242">
        <w:rPr>
          <w:noProof/>
        </w:rPr>
        <w:fldChar w:fldCharType="end"/>
      </w:r>
      <w:r>
        <w:t xml:space="preserve"> Hamro </w:t>
      </w:r>
      <w:proofErr w:type="spellStart"/>
      <w:r>
        <w:t>swasthya</w:t>
      </w:r>
      <w:bookmarkEnd w:id="149"/>
      <w:proofErr w:type="spellEnd"/>
    </w:p>
    <w:p w14:paraId="43DD40FC" w14:textId="77777777" w:rsidR="008B5959" w:rsidRPr="00742B00" w:rsidRDefault="008B5959" w:rsidP="008B5959">
      <w:pPr>
        <w:spacing w:line="360" w:lineRule="auto"/>
        <w:rPr>
          <w:rFonts w:ascii="Times New Roman" w:hAnsi="Times New Roman" w:cs="Times New Roman"/>
          <w:sz w:val="24"/>
          <w:lang w:bidi="ar-SA"/>
        </w:rPr>
      </w:pPr>
      <w:r w:rsidRPr="00742B00">
        <w:rPr>
          <w:rFonts w:ascii="Times New Roman" w:hAnsi="Times New Roman" w:cs="Times New Roman"/>
          <w:sz w:val="24"/>
          <w:lang w:bidi="ar-SA"/>
        </w:rPr>
        <w:t xml:space="preserve">Hamro </w:t>
      </w:r>
      <w:proofErr w:type="spellStart"/>
      <w:r w:rsidRPr="00742B00">
        <w:rPr>
          <w:rFonts w:ascii="Times New Roman" w:hAnsi="Times New Roman" w:cs="Times New Roman"/>
          <w:sz w:val="24"/>
          <w:lang w:bidi="ar-SA"/>
        </w:rPr>
        <w:t>Swasthya</w:t>
      </w:r>
      <w:proofErr w:type="spellEnd"/>
      <w:r w:rsidRPr="00742B00">
        <w:rPr>
          <w:rFonts w:ascii="Times New Roman" w:hAnsi="Times New Roman" w:cs="Times New Roman"/>
          <w:sz w:val="24"/>
          <w:lang w:bidi="ar-SA"/>
        </w:rPr>
        <w:t xml:space="preserve"> is a mobile application developed by Ministry of Health and Population, Government of Nepal. It is currently designed to help people of Nepal on the status of COVID-19 and spread awareness. Although the application has helped many people during its initial launch, many reports on bugs and complex UI has been reported by the users. </w:t>
      </w:r>
      <w:proofErr w:type="gramStart"/>
      <w:r w:rsidRPr="00742B00">
        <w:rPr>
          <w:rFonts w:ascii="Times New Roman" w:hAnsi="Times New Roman" w:cs="Times New Roman"/>
          <w:sz w:val="24"/>
          <w:lang w:bidi="ar-SA"/>
        </w:rPr>
        <w:t>Nevertheless</w:t>
      </w:r>
      <w:proofErr w:type="gramEnd"/>
      <w:r w:rsidRPr="00742B00">
        <w:rPr>
          <w:rFonts w:ascii="Times New Roman" w:hAnsi="Times New Roman" w:cs="Times New Roman"/>
          <w:sz w:val="24"/>
          <w:lang w:bidi="ar-SA"/>
        </w:rPr>
        <w:t xml:space="preserve"> the application has been an useful asset during the pandemic</w:t>
      </w:r>
    </w:p>
    <w:p w14:paraId="1A12CE1A" w14:textId="77777777" w:rsidR="008B5959" w:rsidRPr="00742B00" w:rsidRDefault="008B5959" w:rsidP="008B5959">
      <w:pPr>
        <w:spacing w:line="360" w:lineRule="auto"/>
        <w:rPr>
          <w:rFonts w:ascii="Times New Roman" w:hAnsi="Times New Roman" w:cs="Times New Roman"/>
          <w:sz w:val="24"/>
          <w:lang w:bidi="ar-SA"/>
        </w:rPr>
      </w:pPr>
    </w:p>
    <w:p w14:paraId="5E798B05" w14:textId="77777777" w:rsidR="008B5959" w:rsidRPr="00742B00" w:rsidRDefault="008B5959" w:rsidP="008B5959">
      <w:pPr>
        <w:pStyle w:val="Heading1"/>
        <w:rPr>
          <w:rFonts w:cs="Times New Roman"/>
          <w:bCs/>
          <w:shd w:val="clear" w:color="auto" w:fill="FFFFFF"/>
        </w:rPr>
      </w:pPr>
      <w:bookmarkStart w:id="150" w:name="_Toc52015055"/>
    </w:p>
    <w:p w14:paraId="77D714E8" w14:textId="77777777" w:rsidR="008B5959" w:rsidRPr="00742B00" w:rsidRDefault="008B5959" w:rsidP="008B5959">
      <w:pPr>
        <w:pStyle w:val="Heading1"/>
        <w:rPr>
          <w:rFonts w:cs="Times New Roman"/>
          <w:bCs/>
          <w:shd w:val="clear" w:color="auto" w:fill="FFFFFF"/>
        </w:rPr>
      </w:pPr>
    </w:p>
    <w:p w14:paraId="1149FD2C" w14:textId="77777777" w:rsidR="008B5959" w:rsidRPr="00742B00" w:rsidRDefault="008B5959" w:rsidP="008B5959">
      <w:pPr>
        <w:pStyle w:val="Heading1"/>
        <w:rPr>
          <w:rFonts w:cs="Times New Roman"/>
          <w:bCs/>
          <w:shd w:val="clear" w:color="auto" w:fill="FFFFFF"/>
        </w:rPr>
      </w:pPr>
    </w:p>
    <w:p w14:paraId="5E82423F" w14:textId="77777777" w:rsidR="008B5959" w:rsidRPr="00742B00" w:rsidRDefault="008B5959" w:rsidP="008B5959">
      <w:pPr>
        <w:pStyle w:val="Heading1"/>
        <w:rPr>
          <w:rFonts w:cs="Times New Roman"/>
          <w:bCs/>
          <w:shd w:val="clear" w:color="auto" w:fill="FFFFFF"/>
        </w:rPr>
      </w:pPr>
    </w:p>
    <w:p w14:paraId="46344CBE" w14:textId="77777777" w:rsidR="005073F2" w:rsidRPr="00742B00" w:rsidRDefault="005073F2" w:rsidP="005073F2">
      <w:pPr>
        <w:rPr>
          <w:rFonts w:ascii="Times New Roman" w:hAnsi="Times New Roman" w:cs="Times New Roman"/>
          <w:lang w:bidi="ar-SA"/>
        </w:rPr>
      </w:pPr>
    </w:p>
    <w:p w14:paraId="5F70F767" w14:textId="77777777" w:rsidR="005073F2" w:rsidRPr="00742B00" w:rsidRDefault="005073F2" w:rsidP="005073F2">
      <w:pPr>
        <w:rPr>
          <w:rFonts w:ascii="Times New Roman" w:hAnsi="Times New Roman" w:cs="Times New Roman"/>
          <w:lang w:bidi="ar-SA"/>
        </w:rPr>
      </w:pPr>
    </w:p>
    <w:p w14:paraId="0BD01738" w14:textId="77777777" w:rsidR="008B5959" w:rsidRPr="00742B00" w:rsidRDefault="008B5959" w:rsidP="00742B00">
      <w:pPr>
        <w:pStyle w:val="Heading2"/>
        <w:rPr>
          <w:bCs/>
          <w:shd w:val="clear" w:color="auto" w:fill="FFFFFF"/>
        </w:rPr>
      </w:pPr>
      <w:bookmarkStart w:id="151" w:name="_Toc52202199"/>
      <w:bookmarkStart w:id="152" w:name="_Toc52203319"/>
      <w:r w:rsidRPr="00742B00">
        <w:rPr>
          <w:bCs/>
          <w:shd w:val="clear" w:color="auto" w:fill="FFFFFF"/>
        </w:rPr>
        <w:lastRenderedPageBreak/>
        <w:t xml:space="preserve">2.2 </w:t>
      </w:r>
      <w:r w:rsidRPr="00742B00">
        <w:t>My Earthquake Alerts</w:t>
      </w:r>
      <w:r w:rsidRPr="00742B00">
        <w:rPr>
          <w:bCs/>
          <w:shd w:val="clear" w:color="auto" w:fill="FFFFFF"/>
        </w:rPr>
        <w:t>:</w:t>
      </w:r>
      <w:bookmarkEnd w:id="150"/>
      <w:bookmarkEnd w:id="151"/>
      <w:bookmarkEnd w:id="152"/>
    </w:p>
    <w:p w14:paraId="491768EE" w14:textId="77777777" w:rsidR="008B5959" w:rsidRPr="00742B00" w:rsidRDefault="008B5959" w:rsidP="008B5959">
      <w:pPr>
        <w:rPr>
          <w:rFonts w:ascii="Times New Roman" w:hAnsi="Times New Roman" w:cs="Times New Roman"/>
          <w:lang w:bidi="ar-SA"/>
        </w:rPr>
      </w:pPr>
    </w:p>
    <w:p w14:paraId="45D091B8" w14:textId="77777777" w:rsidR="00742B00" w:rsidRDefault="008B5959" w:rsidP="00742B00">
      <w:pPr>
        <w:keepNext/>
        <w:jc w:val="center"/>
      </w:pPr>
      <w:r w:rsidRPr="00742B00">
        <w:rPr>
          <w:rFonts w:ascii="Times New Roman" w:hAnsi="Times New Roman" w:cs="Times New Roman"/>
          <w:noProof/>
          <w:sz w:val="24"/>
          <w:lang w:bidi="ar-SA"/>
        </w:rPr>
        <w:drawing>
          <wp:inline distT="0" distB="0" distL="0" distR="0" wp14:anchorId="46CA076C" wp14:editId="4F8B93EC">
            <wp:extent cx="2686050" cy="40444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6537" cy="4060283"/>
                    </a:xfrm>
                    <a:prstGeom prst="rect">
                      <a:avLst/>
                    </a:prstGeom>
                    <a:noFill/>
                    <a:ln>
                      <a:noFill/>
                    </a:ln>
                  </pic:spPr>
                </pic:pic>
              </a:graphicData>
            </a:graphic>
          </wp:inline>
        </w:drawing>
      </w:r>
    </w:p>
    <w:p w14:paraId="22214509" w14:textId="6EBA8CDB" w:rsidR="008B5959" w:rsidRPr="00742B00" w:rsidRDefault="00742B00" w:rsidP="00742B00">
      <w:pPr>
        <w:pStyle w:val="Caption"/>
        <w:rPr>
          <w:rFonts w:cs="Times New Roman"/>
          <w:lang w:bidi="ar-SA"/>
        </w:rPr>
      </w:pPr>
      <w:bookmarkStart w:id="153" w:name="_Toc52202518"/>
      <w:r>
        <w:t xml:space="preserve">Figure </w:t>
      </w:r>
      <w:r w:rsidR="00AF5242">
        <w:fldChar w:fldCharType="begin"/>
      </w:r>
      <w:r w:rsidR="00AF5242">
        <w:instrText xml:space="preserve"> SEQ Figure \* ARABIC </w:instrText>
      </w:r>
      <w:r w:rsidR="00AF5242">
        <w:fldChar w:fldCharType="separate"/>
      </w:r>
      <w:r w:rsidR="00457964">
        <w:rPr>
          <w:noProof/>
        </w:rPr>
        <w:t>2</w:t>
      </w:r>
      <w:r w:rsidR="00AF5242">
        <w:rPr>
          <w:noProof/>
        </w:rPr>
        <w:fldChar w:fldCharType="end"/>
      </w:r>
      <w:r>
        <w:t xml:space="preserve"> My Earthquake alerts</w:t>
      </w:r>
      <w:bookmarkEnd w:id="153"/>
    </w:p>
    <w:p w14:paraId="71622430" w14:textId="77777777" w:rsidR="008B5959" w:rsidRPr="00742B00" w:rsidRDefault="008B5959" w:rsidP="005F1452">
      <w:pPr>
        <w:spacing w:line="360" w:lineRule="auto"/>
        <w:rPr>
          <w:rFonts w:ascii="Times New Roman" w:hAnsi="Times New Roman" w:cs="Times New Roman"/>
          <w:sz w:val="24"/>
          <w:lang w:bidi="ar-SA"/>
        </w:rPr>
      </w:pPr>
      <w:r w:rsidRPr="00742B00">
        <w:rPr>
          <w:rFonts w:ascii="Times New Roman" w:hAnsi="Times New Roman" w:cs="Times New Roman"/>
          <w:sz w:val="24"/>
          <w:lang w:bidi="ar-SA"/>
        </w:rPr>
        <w:t>It is a widely popular earthquake monitoring application, that alerts its users whenever there is report on an earthquake.</w:t>
      </w:r>
      <w:r w:rsidR="005073F2" w:rsidRPr="00742B00">
        <w:rPr>
          <w:rFonts w:ascii="Times New Roman" w:hAnsi="Times New Roman" w:cs="Times New Roman"/>
          <w:sz w:val="24"/>
          <w:lang w:bidi="ar-SA"/>
        </w:rPr>
        <w:t xml:space="preserve"> It searches for the area around your location and sorts out the closest reports of earthquake that the user should be alerted about. </w:t>
      </w:r>
    </w:p>
    <w:p w14:paraId="5D132EEF" w14:textId="77777777" w:rsidR="005073F2" w:rsidRPr="00742B00" w:rsidRDefault="005073F2" w:rsidP="005073F2">
      <w:pPr>
        <w:rPr>
          <w:rFonts w:ascii="Times New Roman" w:hAnsi="Times New Roman" w:cs="Times New Roman"/>
          <w:sz w:val="24"/>
          <w:lang w:bidi="ar-SA"/>
        </w:rPr>
      </w:pPr>
    </w:p>
    <w:p w14:paraId="43FC7D70" w14:textId="77777777" w:rsidR="005073F2" w:rsidRPr="00742B00" w:rsidRDefault="005073F2" w:rsidP="005073F2">
      <w:pPr>
        <w:rPr>
          <w:rFonts w:ascii="Times New Roman" w:hAnsi="Times New Roman" w:cs="Times New Roman"/>
          <w:sz w:val="24"/>
          <w:lang w:bidi="ar-SA"/>
        </w:rPr>
      </w:pPr>
    </w:p>
    <w:p w14:paraId="4864F9C5" w14:textId="77777777" w:rsidR="005073F2" w:rsidRPr="00742B00" w:rsidRDefault="005073F2" w:rsidP="00742B00">
      <w:pPr>
        <w:pStyle w:val="Heading2"/>
      </w:pPr>
      <w:bookmarkStart w:id="154" w:name="_Toc52015056"/>
      <w:bookmarkStart w:id="155" w:name="_Toc52202200"/>
      <w:bookmarkStart w:id="156" w:name="_Toc52203320"/>
      <w:r w:rsidRPr="00742B00">
        <w:lastRenderedPageBreak/>
        <w:t>2.3 Citizen:</w:t>
      </w:r>
      <w:bookmarkEnd w:id="154"/>
      <w:bookmarkEnd w:id="155"/>
      <w:bookmarkEnd w:id="156"/>
    </w:p>
    <w:p w14:paraId="5F7D5F78" w14:textId="77777777" w:rsidR="00742B00" w:rsidRDefault="005073F2" w:rsidP="00742B00">
      <w:pPr>
        <w:keepNext/>
        <w:jc w:val="center"/>
      </w:pPr>
      <w:r w:rsidRPr="00742B00">
        <w:rPr>
          <w:rFonts w:ascii="Times New Roman" w:hAnsi="Times New Roman" w:cs="Times New Roman"/>
          <w:noProof/>
          <w:sz w:val="24"/>
          <w:lang w:bidi="ar-SA"/>
        </w:rPr>
        <w:drawing>
          <wp:inline distT="0" distB="0" distL="0" distR="0" wp14:anchorId="38B6AED5" wp14:editId="535E0302">
            <wp:extent cx="2524125" cy="331464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9091" cy="3321169"/>
                    </a:xfrm>
                    <a:prstGeom prst="rect">
                      <a:avLst/>
                    </a:prstGeom>
                    <a:noFill/>
                    <a:ln>
                      <a:noFill/>
                    </a:ln>
                  </pic:spPr>
                </pic:pic>
              </a:graphicData>
            </a:graphic>
          </wp:inline>
        </w:drawing>
      </w:r>
    </w:p>
    <w:p w14:paraId="64CECA5D" w14:textId="7B9FF3E0" w:rsidR="005073F2" w:rsidRPr="00742B00" w:rsidRDefault="00742B00" w:rsidP="00742B00">
      <w:pPr>
        <w:pStyle w:val="Caption"/>
        <w:rPr>
          <w:rFonts w:cs="Times New Roman"/>
          <w:lang w:bidi="ar-SA"/>
        </w:rPr>
      </w:pPr>
      <w:bookmarkStart w:id="157" w:name="_Toc52202519"/>
      <w:r>
        <w:t xml:space="preserve">Figure </w:t>
      </w:r>
      <w:r w:rsidR="00AF5242">
        <w:fldChar w:fldCharType="begin"/>
      </w:r>
      <w:r w:rsidR="00AF5242">
        <w:instrText xml:space="preserve"> SEQ Figure \* ARABIC </w:instrText>
      </w:r>
      <w:r w:rsidR="00AF5242">
        <w:fldChar w:fldCharType="separate"/>
      </w:r>
      <w:r w:rsidR="00457964">
        <w:rPr>
          <w:noProof/>
        </w:rPr>
        <w:t>3</w:t>
      </w:r>
      <w:r w:rsidR="00AF5242">
        <w:rPr>
          <w:noProof/>
        </w:rPr>
        <w:fldChar w:fldCharType="end"/>
      </w:r>
      <w:r>
        <w:t xml:space="preserve"> Citizen app</w:t>
      </w:r>
      <w:bookmarkEnd w:id="157"/>
    </w:p>
    <w:p w14:paraId="6C363CC8" w14:textId="77777777" w:rsidR="005073F2" w:rsidRPr="00742B00" w:rsidRDefault="005073F2" w:rsidP="005F1452">
      <w:pPr>
        <w:spacing w:line="360" w:lineRule="auto"/>
        <w:rPr>
          <w:rFonts w:ascii="Times New Roman" w:hAnsi="Times New Roman" w:cs="Times New Roman"/>
          <w:sz w:val="24"/>
          <w:lang w:bidi="ar-SA"/>
        </w:rPr>
      </w:pPr>
      <w:r w:rsidRPr="00742B00">
        <w:rPr>
          <w:rFonts w:ascii="Times New Roman" w:hAnsi="Times New Roman" w:cs="Times New Roman"/>
          <w:sz w:val="24"/>
          <w:lang w:bidi="ar-SA"/>
        </w:rPr>
        <w:t>One of the most effective application, Citizen is</w:t>
      </w:r>
      <w:r w:rsidR="005F1452" w:rsidRPr="00742B00">
        <w:rPr>
          <w:rFonts w:ascii="Times New Roman" w:hAnsi="Times New Roman" w:cs="Times New Roman"/>
          <w:sz w:val="24"/>
          <w:lang w:bidi="ar-SA"/>
        </w:rPr>
        <w:t xml:space="preserve"> a crime detecting application</w:t>
      </w:r>
      <w:r w:rsidRPr="00742B00">
        <w:rPr>
          <w:rFonts w:ascii="Times New Roman" w:hAnsi="Times New Roman" w:cs="Times New Roman"/>
          <w:sz w:val="24"/>
          <w:lang w:bidi="ar-SA"/>
        </w:rPr>
        <w:t xml:space="preserve"> that </w:t>
      </w:r>
      <w:r w:rsidR="00321B70" w:rsidRPr="00742B00">
        <w:rPr>
          <w:rFonts w:ascii="Times New Roman" w:hAnsi="Times New Roman" w:cs="Times New Roman"/>
          <w:sz w:val="24"/>
          <w:lang w:bidi="ar-SA"/>
        </w:rPr>
        <w:t xml:space="preserve">alerts its user about the crimes reported around their area. It interacts with the police database and gives the list of history or reports the latest crime near your area. </w:t>
      </w:r>
      <w:r w:rsidR="005F1452" w:rsidRPr="00742B00">
        <w:rPr>
          <w:rFonts w:ascii="Times New Roman" w:hAnsi="Times New Roman" w:cs="Times New Roman"/>
          <w:sz w:val="24"/>
          <w:lang w:bidi="ar-SA"/>
        </w:rPr>
        <w:t>Feature of able to see other friends on the app near the crime scenes allows the user to see the threat their friends or family are in.</w:t>
      </w:r>
    </w:p>
    <w:p w14:paraId="77C6AD2E" w14:textId="77777777" w:rsidR="005F1452" w:rsidRPr="00742B00" w:rsidRDefault="005F1452" w:rsidP="005F1452">
      <w:pPr>
        <w:spacing w:line="360" w:lineRule="auto"/>
        <w:rPr>
          <w:rFonts w:ascii="Times New Roman" w:hAnsi="Times New Roman" w:cs="Times New Roman"/>
          <w:sz w:val="24"/>
          <w:lang w:bidi="ar-SA"/>
        </w:rPr>
      </w:pPr>
    </w:p>
    <w:p w14:paraId="1BEEA68A" w14:textId="77777777" w:rsidR="005F1452" w:rsidRPr="00742B00" w:rsidRDefault="005F1452" w:rsidP="005F1452">
      <w:pPr>
        <w:spacing w:line="360" w:lineRule="auto"/>
        <w:rPr>
          <w:rFonts w:ascii="Times New Roman" w:hAnsi="Times New Roman" w:cs="Times New Roman"/>
          <w:sz w:val="24"/>
          <w:lang w:bidi="ar-SA"/>
        </w:rPr>
      </w:pPr>
    </w:p>
    <w:p w14:paraId="2D77B41B" w14:textId="77777777" w:rsidR="005F1452" w:rsidRPr="00742B00" w:rsidRDefault="005F1452" w:rsidP="005F1452">
      <w:pPr>
        <w:spacing w:line="360" w:lineRule="auto"/>
        <w:rPr>
          <w:rFonts w:ascii="Times New Roman" w:hAnsi="Times New Roman" w:cs="Times New Roman"/>
          <w:sz w:val="24"/>
          <w:lang w:bidi="ar-SA"/>
        </w:rPr>
      </w:pPr>
      <w:r w:rsidRPr="00742B00">
        <w:rPr>
          <w:rFonts w:ascii="Times New Roman" w:hAnsi="Times New Roman" w:cs="Times New Roman"/>
          <w:sz w:val="24"/>
          <w:lang w:bidi="ar-SA"/>
        </w:rPr>
        <w:t xml:space="preserve">All </w:t>
      </w:r>
      <w:proofErr w:type="gramStart"/>
      <w:r w:rsidRPr="00742B00">
        <w:rPr>
          <w:rFonts w:ascii="Times New Roman" w:hAnsi="Times New Roman" w:cs="Times New Roman"/>
          <w:sz w:val="24"/>
          <w:lang w:bidi="ar-SA"/>
        </w:rPr>
        <w:t>these application</w:t>
      </w:r>
      <w:proofErr w:type="gramEnd"/>
      <w:r w:rsidRPr="00742B00">
        <w:rPr>
          <w:rFonts w:ascii="Times New Roman" w:hAnsi="Times New Roman" w:cs="Times New Roman"/>
          <w:sz w:val="24"/>
          <w:lang w:bidi="ar-SA"/>
        </w:rPr>
        <w:t xml:space="preserve"> has been an inspiration on developing “COVID Update” and has given us with good information on how “COVID Update” should look like. The frustration with Hamro </w:t>
      </w:r>
      <w:proofErr w:type="spellStart"/>
      <w:r w:rsidRPr="00742B00">
        <w:rPr>
          <w:rFonts w:ascii="Times New Roman" w:hAnsi="Times New Roman" w:cs="Times New Roman"/>
          <w:sz w:val="24"/>
          <w:lang w:bidi="ar-SA"/>
        </w:rPr>
        <w:t>Swasthya</w:t>
      </w:r>
      <w:proofErr w:type="spellEnd"/>
      <w:r w:rsidRPr="00742B00">
        <w:rPr>
          <w:rFonts w:ascii="Times New Roman" w:hAnsi="Times New Roman" w:cs="Times New Roman"/>
          <w:sz w:val="24"/>
          <w:lang w:bidi="ar-SA"/>
        </w:rPr>
        <w:t xml:space="preserve"> from their feedbacks has gave us clear reason to make a nice, simple UI for the users.</w:t>
      </w:r>
    </w:p>
    <w:p w14:paraId="64453D95" w14:textId="77777777" w:rsidR="005F1452" w:rsidRPr="00742B00" w:rsidRDefault="005F1452" w:rsidP="005F1452">
      <w:pPr>
        <w:spacing w:line="360" w:lineRule="auto"/>
        <w:rPr>
          <w:rFonts w:ascii="Times New Roman" w:hAnsi="Times New Roman" w:cs="Times New Roman"/>
          <w:sz w:val="24"/>
          <w:lang w:bidi="ar-SA"/>
        </w:rPr>
      </w:pPr>
    </w:p>
    <w:p w14:paraId="7B38A6D1" w14:textId="77777777" w:rsidR="00613129" w:rsidRDefault="00613129">
      <w:pPr>
        <w:spacing w:after="160" w:line="259" w:lineRule="auto"/>
        <w:rPr>
          <w:rFonts w:ascii="Times New Roman" w:eastAsiaTheme="majorEastAsia" w:hAnsi="Times New Roman" w:cstheme="majorBidi"/>
          <w:b/>
          <w:color w:val="000000" w:themeColor="text1"/>
          <w:sz w:val="32"/>
          <w:szCs w:val="32"/>
          <w:lang w:bidi="ar-SA"/>
        </w:rPr>
      </w:pPr>
      <w:r>
        <w:br w:type="page"/>
      </w:r>
    </w:p>
    <w:p w14:paraId="560BA05F" w14:textId="7CF918C8" w:rsidR="005F1452" w:rsidRPr="00742B00" w:rsidRDefault="005F1452" w:rsidP="00742B00">
      <w:pPr>
        <w:pStyle w:val="Heading1"/>
      </w:pPr>
      <w:bookmarkStart w:id="158" w:name="_Toc52202201"/>
      <w:bookmarkStart w:id="159" w:name="_Toc52203321"/>
      <w:r w:rsidRPr="00742B00">
        <w:lastRenderedPageBreak/>
        <w:t>Chapter 3: Design and Implementation</w:t>
      </w:r>
      <w:bookmarkEnd w:id="158"/>
      <w:bookmarkEnd w:id="159"/>
      <w:r w:rsidRPr="00742B00">
        <w:t xml:space="preserve"> </w:t>
      </w:r>
    </w:p>
    <w:p w14:paraId="17144231" w14:textId="77777777" w:rsidR="00B543F9" w:rsidRPr="00742B00" w:rsidRDefault="00B543F9" w:rsidP="00B543F9">
      <w:pPr>
        <w:rPr>
          <w:rFonts w:ascii="Times New Roman" w:hAnsi="Times New Roman" w:cs="Times New Roman"/>
          <w:lang w:bidi="ar-SA"/>
        </w:rPr>
      </w:pPr>
    </w:p>
    <w:p w14:paraId="7F3C17EE" w14:textId="77777777" w:rsidR="00B543F9" w:rsidRPr="00742B00" w:rsidRDefault="00B543F9" w:rsidP="00B543F9">
      <w:pPr>
        <w:rPr>
          <w:rFonts w:ascii="Times New Roman" w:hAnsi="Times New Roman" w:cs="Times New Roman"/>
          <w:lang w:bidi="ar-SA"/>
        </w:rPr>
      </w:pPr>
    </w:p>
    <w:p w14:paraId="3F6F0643" w14:textId="77777777" w:rsidR="00B543F9" w:rsidRPr="00742B00" w:rsidRDefault="00B543F9" w:rsidP="00B543F9">
      <w:pPr>
        <w:rPr>
          <w:rFonts w:ascii="Times New Roman" w:hAnsi="Times New Roman" w:cs="Times New Roman"/>
          <w:lang w:bidi="ar-SA"/>
        </w:rPr>
      </w:pPr>
    </w:p>
    <w:p w14:paraId="21501B79" w14:textId="77777777" w:rsidR="00B543F9" w:rsidRPr="00742B00" w:rsidRDefault="00B543F9" w:rsidP="00B543F9">
      <w:pPr>
        <w:rPr>
          <w:rFonts w:ascii="Times New Roman" w:hAnsi="Times New Roman" w:cs="Times New Roman"/>
          <w:lang w:bidi="ar-SA"/>
        </w:rPr>
      </w:pPr>
    </w:p>
    <w:p w14:paraId="027788DA" w14:textId="77777777" w:rsidR="00742B00" w:rsidRDefault="00D47E99" w:rsidP="00742B00">
      <w:pPr>
        <w:pStyle w:val="Caption"/>
      </w:pPr>
      <w:r w:rsidRPr="00742B00">
        <w:rPr>
          <w:noProof/>
          <w:lang w:bidi="ar-SA"/>
        </w:rPr>
        <w:drawing>
          <wp:inline distT="0" distB="0" distL="0" distR="0" wp14:anchorId="52759B30" wp14:editId="08A4175F">
            <wp:extent cx="5943600" cy="3075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943600" cy="3075305"/>
                    </a:xfrm>
                    <a:prstGeom prst="rect">
                      <a:avLst/>
                    </a:prstGeom>
                  </pic:spPr>
                </pic:pic>
              </a:graphicData>
            </a:graphic>
          </wp:inline>
        </w:drawing>
      </w:r>
    </w:p>
    <w:p w14:paraId="193AB059" w14:textId="6C9923F4" w:rsidR="00B543F9" w:rsidRPr="00742B00" w:rsidRDefault="00742B00" w:rsidP="00742B00">
      <w:pPr>
        <w:pStyle w:val="Caption"/>
        <w:rPr>
          <w:rFonts w:cs="Times New Roman"/>
          <w:lang w:bidi="ar-SA"/>
        </w:rPr>
      </w:pPr>
      <w:bookmarkStart w:id="160" w:name="_Toc52202520"/>
      <w:r>
        <w:t xml:space="preserve">Figure </w:t>
      </w:r>
      <w:r w:rsidR="00AF5242">
        <w:fldChar w:fldCharType="begin"/>
      </w:r>
      <w:r w:rsidR="00AF5242">
        <w:instrText xml:space="preserve"> SEQ Figure \* ARABIC </w:instrText>
      </w:r>
      <w:r w:rsidR="00AF5242">
        <w:fldChar w:fldCharType="separate"/>
      </w:r>
      <w:r w:rsidR="00457964">
        <w:rPr>
          <w:noProof/>
        </w:rPr>
        <w:t>4</w:t>
      </w:r>
      <w:r w:rsidR="00AF5242">
        <w:rPr>
          <w:noProof/>
        </w:rPr>
        <w:fldChar w:fldCharType="end"/>
      </w:r>
      <w:r>
        <w:t xml:space="preserve"> Work-Flow diagram</w:t>
      </w:r>
      <w:bookmarkEnd w:id="160"/>
    </w:p>
    <w:p w14:paraId="7B8C136E" w14:textId="77777777" w:rsidR="00B543F9" w:rsidRPr="00742B00" w:rsidRDefault="00B543F9" w:rsidP="00B543F9">
      <w:pPr>
        <w:rPr>
          <w:rFonts w:ascii="Times New Roman" w:hAnsi="Times New Roman" w:cs="Times New Roman"/>
          <w:lang w:bidi="ar-SA"/>
        </w:rPr>
      </w:pPr>
    </w:p>
    <w:p w14:paraId="47D25FA4" w14:textId="77777777" w:rsidR="00B543F9" w:rsidRPr="00742B00" w:rsidRDefault="00B543F9" w:rsidP="00B543F9">
      <w:pPr>
        <w:rPr>
          <w:rFonts w:ascii="Times New Roman" w:hAnsi="Times New Roman" w:cs="Times New Roman"/>
          <w:lang w:bidi="ar-SA"/>
        </w:rPr>
      </w:pPr>
    </w:p>
    <w:p w14:paraId="1CA2F9FE" w14:textId="46AB75B0" w:rsidR="00B543F9" w:rsidRPr="00742B00" w:rsidRDefault="00B543F9" w:rsidP="00B543F9">
      <w:pPr>
        <w:rPr>
          <w:rFonts w:ascii="Times New Roman" w:hAnsi="Times New Roman" w:cs="Times New Roman"/>
          <w:lang w:bidi="ar-SA"/>
        </w:rPr>
      </w:pPr>
    </w:p>
    <w:p w14:paraId="335D420B" w14:textId="77777777" w:rsidR="00B543F9" w:rsidRPr="00742B00" w:rsidRDefault="00B543F9" w:rsidP="00B543F9">
      <w:pPr>
        <w:rPr>
          <w:rFonts w:ascii="Times New Roman" w:hAnsi="Times New Roman" w:cs="Times New Roman"/>
          <w:lang w:bidi="ar-SA"/>
        </w:rPr>
      </w:pPr>
    </w:p>
    <w:p w14:paraId="1BBB5F63" w14:textId="77777777" w:rsidR="00B543F9" w:rsidRPr="00742B00" w:rsidRDefault="00B543F9" w:rsidP="00B543F9">
      <w:pPr>
        <w:rPr>
          <w:rFonts w:ascii="Times New Roman" w:hAnsi="Times New Roman" w:cs="Times New Roman"/>
          <w:lang w:bidi="ar-SA"/>
        </w:rPr>
      </w:pPr>
    </w:p>
    <w:p w14:paraId="72EE1431" w14:textId="77777777" w:rsidR="00742B00" w:rsidRDefault="00E73064" w:rsidP="00742B00">
      <w:pPr>
        <w:keepNext/>
      </w:pPr>
      <w:r w:rsidRPr="00742B00">
        <w:rPr>
          <w:rFonts w:ascii="Times New Roman" w:hAnsi="Times New Roman" w:cs="Times New Roman"/>
          <w:noProof/>
          <w:lang w:bidi="ar-SA"/>
        </w:rPr>
        <w:drawing>
          <wp:inline distT="0" distB="0" distL="0" distR="0" wp14:anchorId="19C92602" wp14:editId="1203EFC2">
            <wp:extent cx="5943600" cy="2527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27300"/>
                    </a:xfrm>
                    <a:prstGeom prst="rect">
                      <a:avLst/>
                    </a:prstGeom>
                  </pic:spPr>
                </pic:pic>
              </a:graphicData>
            </a:graphic>
          </wp:inline>
        </w:drawing>
      </w:r>
    </w:p>
    <w:p w14:paraId="2B4CC41B" w14:textId="18B0E666" w:rsidR="00B543F9" w:rsidRPr="00742B00" w:rsidRDefault="00742B00" w:rsidP="00742B00">
      <w:pPr>
        <w:pStyle w:val="Caption"/>
        <w:rPr>
          <w:rFonts w:cs="Times New Roman"/>
          <w:lang w:bidi="ar-SA"/>
        </w:rPr>
      </w:pPr>
      <w:bookmarkStart w:id="161" w:name="_Toc52202521"/>
      <w:r>
        <w:t xml:space="preserve">Figure </w:t>
      </w:r>
      <w:r w:rsidR="00AF5242">
        <w:fldChar w:fldCharType="begin"/>
      </w:r>
      <w:r w:rsidR="00AF5242">
        <w:instrText xml:space="preserve"> SEQ Figure \* ARABIC </w:instrText>
      </w:r>
      <w:r w:rsidR="00AF5242">
        <w:fldChar w:fldCharType="separate"/>
      </w:r>
      <w:r w:rsidR="00457964">
        <w:rPr>
          <w:noProof/>
        </w:rPr>
        <w:t>5</w:t>
      </w:r>
      <w:r w:rsidR="00AF5242">
        <w:rPr>
          <w:noProof/>
        </w:rPr>
        <w:fldChar w:fldCharType="end"/>
      </w:r>
      <w:r>
        <w:t xml:space="preserve"> Data-Flow Diagram</w:t>
      </w:r>
      <w:bookmarkEnd w:id="161"/>
    </w:p>
    <w:p w14:paraId="3B0C1561" w14:textId="3BA51624" w:rsidR="00B371DE" w:rsidRDefault="00B371DE">
      <w:pPr>
        <w:spacing w:after="160" w:line="259" w:lineRule="auto"/>
        <w:rPr>
          <w:rFonts w:ascii="Times New Roman" w:hAnsi="Times New Roman" w:cs="Times New Roman"/>
          <w:lang w:bidi="ar-SA"/>
        </w:rPr>
      </w:pPr>
      <w:r>
        <w:rPr>
          <w:rFonts w:ascii="Times New Roman" w:hAnsi="Times New Roman" w:cs="Times New Roman"/>
          <w:lang w:bidi="ar-SA"/>
        </w:rPr>
        <w:br w:type="page"/>
      </w:r>
    </w:p>
    <w:p w14:paraId="4A5BBABB" w14:textId="77777777" w:rsidR="00B543F9" w:rsidRPr="00742B00" w:rsidRDefault="00B543F9" w:rsidP="00742B00">
      <w:pPr>
        <w:pStyle w:val="Heading1"/>
      </w:pPr>
      <w:bookmarkStart w:id="162" w:name="_Toc52202202"/>
      <w:bookmarkStart w:id="163" w:name="_Toc52203322"/>
      <w:r w:rsidRPr="00742B00">
        <w:lastRenderedPageBreak/>
        <w:t>3.1 System Requirement Specification</w:t>
      </w:r>
      <w:bookmarkEnd w:id="162"/>
      <w:bookmarkEnd w:id="163"/>
    </w:p>
    <w:p w14:paraId="3C176290" w14:textId="77777777" w:rsidR="00B543F9" w:rsidRPr="00742B00" w:rsidRDefault="00B543F9" w:rsidP="00B543F9">
      <w:pPr>
        <w:rPr>
          <w:rFonts w:ascii="Times New Roman" w:hAnsi="Times New Roman" w:cs="Times New Roman"/>
          <w:b/>
          <w:sz w:val="28"/>
          <w:lang w:bidi="ar-SA"/>
        </w:rPr>
      </w:pPr>
    </w:p>
    <w:p w14:paraId="682D04DA" w14:textId="77777777" w:rsidR="00B543F9" w:rsidRPr="00742B00" w:rsidRDefault="00B543F9" w:rsidP="00742B00">
      <w:pPr>
        <w:pStyle w:val="Heading2"/>
      </w:pPr>
      <w:bookmarkStart w:id="164" w:name="_Toc52202203"/>
      <w:bookmarkStart w:id="165" w:name="_Toc52203323"/>
      <w:r w:rsidRPr="00742B00">
        <w:t>3.1.1 Software Specification</w:t>
      </w:r>
      <w:bookmarkEnd w:id="164"/>
      <w:bookmarkEnd w:id="165"/>
    </w:p>
    <w:p w14:paraId="22201788" w14:textId="77777777" w:rsidR="005A7ACA" w:rsidRPr="00742B00" w:rsidRDefault="005A7ACA" w:rsidP="00B543F9">
      <w:pPr>
        <w:rPr>
          <w:rFonts w:ascii="Times New Roman" w:hAnsi="Times New Roman" w:cs="Times New Roman"/>
          <w:b/>
          <w:sz w:val="24"/>
          <w:szCs w:val="26"/>
          <w:lang w:bidi="ar-SA"/>
        </w:rPr>
      </w:pPr>
    </w:p>
    <w:p w14:paraId="44338B4E" w14:textId="77777777" w:rsidR="00B543F9" w:rsidRPr="00742B00" w:rsidRDefault="00B543F9" w:rsidP="00B543F9">
      <w:pPr>
        <w:rPr>
          <w:rFonts w:ascii="Times New Roman" w:hAnsi="Times New Roman" w:cs="Times New Roman"/>
          <w:b/>
          <w:sz w:val="24"/>
          <w:szCs w:val="26"/>
          <w:lang w:bidi="ar-SA"/>
        </w:rPr>
      </w:pPr>
      <w:r w:rsidRPr="00742B00">
        <w:rPr>
          <w:rFonts w:ascii="Times New Roman" w:hAnsi="Times New Roman" w:cs="Times New Roman"/>
          <w:b/>
          <w:sz w:val="24"/>
          <w:szCs w:val="26"/>
          <w:lang w:bidi="ar-SA"/>
        </w:rPr>
        <w:t>3.1.1.1 Front end Tools:</w:t>
      </w:r>
    </w:p>
    <w:p w14:paraId="08741372" w14:textId="77777777" w:rsidR="00B543F9" w:rsidRPr="00742B00" w:rsidRDefault="00B543F9" w:rsidP="00B543F9">
      <w:pPr>
        <w:rPr>
          <w:rFonts w:ascii="Times New Roman" w:hAnsi="Times New Roman" w:cs="Times New Roman"/>
          <w:b/>
          <w:sz w:val="24"/>
          <w:szCs w:val="26"/>
          <w:lang w:bidi="ar-SA"/>
        </w:rPr>
      </w:pPr>
    </w:p>
    <w:p w14:paraId="681AA34D" w14:textId="77777777" w:rsidR="00B543F9" w:rsidRPr="00742B00" w:rsidRDefault="005A7ACA" w:rsidP="00B543F9">
      <w:pPr>
        <w:rPr>
          <w:rFonts w:ascii="Times New Roman" w:hAnsi="Times New Roman" w:cs="Times New Roman"/>
          <w:sz w:val="24"/>
          <w:szCs w:val="26"/>
          <w:lang w:bidi="ar-SA"/>
        </w:rPr>
      </w:pPr>
      <w:r w:rsidRPr="00742B00">
        <w:rPr>
          <w:rFonts w:ascii="Times New Roman" w:hAnsi="Times New Roman" w:cs="Times New Roman"/>
          <w:sz w:val="24"/>
          <w:szCs w:val="26"/>
          <w:lang w:bidi="ar-SA"/>
        </w:rPr>
        <w:t>Flutter has inbuilt design material that can be used on developing the application for mobile. Many Foundation library written in Dart provides basic classes and Functions that are used in constructing a flutter application. More specifically the Material Design widgets are the leading factor for proving the libraries for developing the UI.</w:t>
      </w:r>
    </w:p>
    <w:p w14:paraId="60F7A53A" w14:textId="77777777" w:rsidR="005A7ACA" w:rsidRPr="00742B00" w:rsidRDefault="005A7ACA" w:rsidP="00B543F9">
      <w:pPr>
        <w:rPr>
          <w:rFonts w:ascii="Times New Roman" w:hAnsi="Times New Roman" w:cs="Times New Roman"/>
          <w:sz w:val="24"/>
          <w:szCs w:val="26"/>
          <w:lang w:bidi="ar-SA"/>
        </w:rPr>
      </w:pPr>
    </w:p>
    <w:p w14:paraId="178A7D43" w14:textId="77777777" w:rsidR="005A7ACA" w:rsidRPr="00742B00" w:rsidRDefault="005A7ACA" w:rsidP="00B543F9">
      <w:pPr>
        <w:rPr>
          <w:rFonts w:ascii="Times New Roman" w:hAnsi="Times New Roman" w:cs="Times New Roman"/>
          <w:sz w:val="24"/>
          <w:szCs w:val="26"/>
          <w:lang w:bidi="ar-SA"/>
        </w:rPr>
      </w:pPr>
    </w:p>
    <w:p w14:paraId="36F428FD" w14:textId="77777777" w:rsidR="005A7ACA" w:rsidRPr="00742B00" w:rsidRDefault="005A7ACA" w:rsidP="00742B00">
      <w:pPr>
        <w:pStyle w:val="Heading3"/>
        <w:rPr>
          <w:lang w:bidi="ar-SA"/>
        </w:rPr>
      </w:pPr>
      <w:bookmarkStart w:id="166" w:name="_Toc52202204"/>
      <w:bookmarkStart w:id="167" w:name="_Toc52203324"/>
      <w:r w:rsidRPr="00742B00">
        <w:rPr>
          <w:lang w:bidi="ar-SA"/>
        </w:rPr>
        <w:t>3.1.1.2 Back end Tools:</w:t>
      </w:r>
      <w:bookmarkEnd w:id="166"/>
      <w:bookmarkEnd w:id="167"/>
    </w:p>
    <w:p w14:paraId="4FD54DD9" w14:textId="77777777" w:rsidR="005A7ACA" w:rsidRPr="00742B00" w:rsidRDefault="005A7ACA" w:rsidP="005A7ACA">
      <w:pPr>
        <w:rPr>
          <w:rFonts w:ascii="Times New Roman" w:hAnsi="Times New Roman" w:cs="Times New Roman"/>
          <w:b/>
          <w:sz w:val="24"/>
          <w:szCs w:val="26"/>
          <w:lang w:bidi="ar-SA"/>
        </w:rPr>
      </w:pPr>
    </w:p>
    <w:p w14:paraId="451852CD" w14:textId="77777777" w:rsidR="005A7ACA" w:rsidRPr="00742B00" w:rsidRDefault="00232C14" w:rsidP="005A7ACA">
      <w:pPr>
        <w:rPr>
          <w:rFonts w:ascii="Times New Roman" w:hAnsi="Times New Roman" w:cs="Times New Roman"/>
          <w:sz w:val="24"/>
          <w:szCs w:val="26"/>
          <w:lang w:bidi="ar-SA"/>
        </w:rPr>
      </w:pPr>
      <w:r w:rsidRPr="00742B00">
        <w:rPr>
          <w:rFonts w:ascii="Times New Roman" w:hAnsi="Times New Roman" w:cs="Times New Roman"/>
          <w:sz w:val="24"/>
          <w:szCs w:val="26"/>
          <w:lang w:bidi="ar-SA"/>
        </w:rPr>
        <w:t>For the backend, t</w:t>
      </w:r>
      <w:r w:rsidR="005A7ACA" w:rsidRPr="00742B00">
        <w:rPr>
          <w:rFonts w:ascii="Times New Roman" w:hAnsi="Times New Roman" w:cs="Times New Roman"/>
          <w:sz w:val="24"/>
          <w:szCs w:val="26"/>
          <w:lang w:bidi="ar-SA"/>
        </w:rPr>
        <w:t>he application is supported by DART as the programming language</w:t>
      </w:r>
      <w:r w:rsidRPr="00742B00">
        <w:rPr>
          <w:rFonts w:ascii="Times New Roman" w:hAnsi="Times New Roman" w:cs="Times New Roman"/>
          <w:sz w:val="24"/>
          <w:szCs w:val="26"/>
          <w:lang w:bidi="ar-SA"/>
        </w:rPr>
        <w:t xml:space="preserve"> which is an object-oriented programming language</w:t>
      </w:r>
      <w:r w:rsidR="005A7ACA" w:rsidRPr="00742B00">
        <w:rPr>
          <w:rFonts w:ascii="Times New Roman" w:hAnsi="Times New Roman" w:cs="Times New Roman"/>
          <w:sz w:val="24"/>
          <w:szCs w:val="26"/>
          <w:lang w:bidi="ar-SA"/>
        </w:rPr>
        <w:t>.</w:t>
      </w:r>
      <w:r w:rsidRPr="00742B00">
        <w:rPr>
          <w:rFonts w:ascii="Times New Roman" w:hAnsi="Times New Roman" w:cs="Times New Roman"/>
          <w:sz w:val="24"/>
          <w:szCs w:val="26"/>
          <w:lang w:bidi="ar-SA"/>
        </w:rPr>
        <w:t xml:space="preserve"> For the database of the application, we used Google’s Firebase.</w:t>
      </w:r>
    </w:p>
    <w:p w14:paraId="512D5B90" w14:textId="77777777" w:rsidR="00232C14" w:rsidRPr="00742B00" w:rsidRDefault="00232C14" w:rsidP="005A7ACA">
      <w:pPr>
        <w:rPr>
          <w:rFonts w:ascii="Times New Roman" w:hAnsi="Times New Roman" w:cs="Times New Roman"/>
          <w:sz w:val="24"/>
          <w:szCs w:val="26"/>
          <w:lang w:bidi="ar-SA"/>
        </w:rPr>
      </w:pPr>
    </w:p>
    <w:p w14:paraId="1AB6BA23" w14:textId="77777777" w:rsidR="00742B00" w:rsidRPr="00742B00" w:rsidRDefault="00742B00" w:rsidP="00742B00">
      <w:pPr>
        <w:pStyle w:val="Heading3"/>
        <w:rPr>
          <w:rFonts w:eastAsia="Times New Roman"/>
          <w:lang w:bidi="ar-SA"/>
        </w:rPr>
      </w:pPr>
      <w:bookmarkStart w:id="168" w:name="_Toc52202205"/>
      <w:bookmarkStart w:id="169" w:name="_Toc52203325"/>
      <w:r w:rsidRPr="00742B00">
        <w:t>3.1.1.3 RESTful API:</w:t>
      </w:r>
      <w:bookmarkEnd w:id="168"/>
      <w:bookmarkEnd w:id="169"/>
    </w:p>
    <w:p w14:paraId="6F0F8649" w14:textId="77777777" w:rsidR="00742B00" w:rsidRPr="00742B00" w:rsidRDefault="00742B00" w:rsidP="00742B00">
      <w:pPr>
        <w:pStyle w:val="NormalWeb"/>
        <w:spacing w:before="240" w:beforeAutospacing="0" w:after="240" w:afterAutospacing="0"/>
      </w:pPr>
      <w:r w:rsidRPr="00742B00">
        <w:rPr>
          <w:b/>
          <w:bCs/>
          <w:color w:val="000000"/>
        </w:rPr>
        <w:t> </w:t>
      </w:r>
      <w:r w:rsidRPr="00742B00">
        <w:rPr>
          <w:color w:val="000000"/>
        </w:rPr>
        <w:t>RESTful API is an architectural style in an application which uses HTTP requests to GET, PUT, DELETE, and POST datatypes. We had extensively used RESTful API for fetching data from the official about the COVID-19. We have also used a RESTful API in the Register System where the user can POST their email and password and then subsequently GET their email and password to be verified for the login.</w:t>
      </w:r>
    </w:p>
    <w:p w14:paraId="419F99DA" w14:textId="77777777" w:rsidR="00742B00" w:rsidRPr="00742B00" w:rsidRDefault="00742B00" w:rsidP="00742B00">
      <w:pPr>
        <w:rPr>
          <w:rFonts w:ascii="Times New Roman" w:hAnsi="Times New Roman" w:cs="Times New Roman"/>
          <w:sz w:val="24"/>
          <w:szCs w:val="26"/>
          <w:lang w:bidi="ar-SA"/>
        </w:rPr>
      </w:pPr>
    </w:p>
    <w:p w14:paraId="686E31EE" w14:textId="77777777" w:rsidR="00742B00" w:rsidRDefault="00742B00" w:rsidP="00742B00">
      <w:pPr>
        <w:pStyle w:val="Heading2"/>
      </w:pPr>
    </w:p>
    <w:p w14:paraId="189156AC" w14:textId="77777777" w:rsidR="00742B00" w:rsidRDefault="00742B00" w:rsidP="00742B00">
      <w:pPr>
        <w:pStyle w:val="Heading2"/>
      </w:pPr>
    </w:p>
    <w:p w14:paraId="541E7C07" w14:textId="667E5BB7" w:rsidR="00232C14" w:rsidRPr="00742B00" w:rsidRDefault="00232C14" w:rsidP="00742B00">
      <w:pPr>
        <w:pStyle w:val="Heading2"/>
      </w:pPr>
      <w:bookmarkStart w:id="170" w:name="_Toc52202206"/>
      <w:bookmarkStart w:id="171" w:name="_Toc52203326"/>
      <w:r w:rsidRPr="00742B00">
        <w:t>3.1</w:t>
      </w:r>
      <w:r w:rsidR="00E73064" w:rsidRPr="00742B00">
        <w:t>.</w:t>
      </w:r>
      <w:r w:rsidRPr="00742B00">
        <w:t>2 Hardware Specification</w:t>
      </w:r>
      <w:bookmarkEnd w:id="170"/>
      <w:bookmarkEnd w:id="171"/>
    </w:p>
    <w:p w14:paraId="3088F4C8" w14:textId="77777777" w:rsidR="00232C14" w:rsidRPr="00742B00" w:rsidRDefault="00232C14" w:rsidP="005A7ACA">
      <w:pPr>
        <w:rPr>
          <w:rFonts w:ascii="Times New Roman" w:hAnsi="Times New Roman" w:cs="Times New Roman"/>
          <w:sz w:val="24"/>
          <w:szCs w:val="26"/>
          <w:lang w:bidi="ar-SA"/>
        </w:rPr>
      </w:pPr>
    </w:p>
    <w:p w14:paraId="11236723" w14:textId="173769FC" w:rsidR="00232C14" w:rsidRPr="00742B00" w:rsidRDefault="00232C14" w:rsidP="005A7ACA">
      <w:pPr>
        <w:rPr>
          <w:rFonts w:ascii="Times New Roman" w:hAnsi="Times New Roman" w:cs="Times New Roman"/>
          <w:sz w:val="24"/>
          <w:szCs w:val="26"/>
          <w:lang w:bidi="ar-SA"/>
        </w:rPr>
      </w:pPr>
      <w:r w:rsidRPr="00742B00">
        <w:rPr>
          <w:rFonts w:ascii="Times New Roman" w:hAnsi="Times New Roman" w:cs="Times New Roman"/>
          <w:sz w:val="24"/>
          <w:szCs w:val="26"/>
          <w:lang w:bidi="ar-SA"/>
        </w:rPr>
        <w:t>Most of the current smart phone users can easy use it on their smart phone and does not consume much resource. It needs around 512MB RAM, with 1.2 GHz processing power and around 30MBs space on your memory device</w:t>
      </w:r>
      <w:r w:rsidR="00E73064" w:rsidRPr="00742B00">
        <w:rPr>
          <w:rFonts w:ascii="Times New Roman" w:hAnsi="Times New Roman" w:cs="Times New Roman"/>
          <w:sz w:val="24"/>
          <w:szCs w:val="26"/>
          <w:lang w:bidi="ar-SA"/>
        </w:rPr>
        <w:t>.</w:t>
      </w:r>
    </w:p>
    <w:p w14:paraId="7AA4E0A1" w14:textId="77777777" w:rsidR="00613129" w:rsidRDefault="00613129">
      <w:pPr>
        <w:spacing w:after="160" w:line="259" w:lineRule="auto"/>
        <w:rPr>
          <w:rFonts w:ascii="Times New Roman" w:eastAsia="Times New Roman" w:hAnsi="Times New Roman" w:cstheme="majorBidi"/>
          <w:b/>
          <w:color w:val="000000" w:themeColor="text1"/>
          <w:sz w:val="32"/>
          <w:szCs w:val="32"/>
          <w:lang w:bidi="ar-SA"/>
        </w:rPr>
      </w:pPr>
      <w:r>
        <w:rPr>
          <w:rFonts w:eastAsia="Times New Roman"/>
        </w:rPr>
        <w:br w:type="page"/>
      </w:r>
    </w:p>
    <w:p w14:paraId="31EADA81" w14:textId="4764A1ED" w:rsidR="00232C14" w:rsidRPr="00742B00" w:rsidRDefault="00232C14" w:rsidP="00742B00">
      <w:pPr>
        <w:pStyle w:val="Heading1"/>
        <w:rPr>
          <w:rFonts w:eastAsia="Times New Roman"/>
        </w:rPr>
      </w:pPr>
      <w:bookmarkStart w:id="172" w:name="_Toc52202207"/>
      <w:bookmarkStart w:id="173" w:name="_Toc52203327"/>
      <w:r w:rsidRPr="00742B00">
        <w:rPr>
          <w:rFonts w:eastAsia="Times New Roman"/>
        </w:rPr>
        <w:lastRenderedPageBreak/>
        <w:t>Chapter 4: Discussion on the Achievements</w:t>
      </w:r>
      <w:bookmarkEnd w:id="172"/>
      <w:bookmarkEnd w:id="173"/>
    </w:p>
    <w:p w14:paraId="19CD5085" w14:textId="77777777" w:rsidR="00232C14" w:rsidRPr="00742B00" w:rsidRDefault="00232C14" w:rsidP="00B543F9">
      <w:pPr>
        <w:rPr>
          <w:rFonts w:ascii="Times New Roman" w:hAnsi="Times New Roman" w:cs="Times New Roman"/>
          <w:sz w:val="24"/>
          <w:szCs w:val="26"/>
          <w:lang w:bidi="ar-SA"/>
        </w:rPr>
      </w:pPr>
    </w:p>
    <w:p w14:paraId="7496C6FE" w14:textId="77777777" w:rsidR="00232C14" w:rsidRPr="00742B00" w:rsidRDefault="00232C14" w:rsidP="00742B00">
      <w:pPr>
        <w:pStyle w:val="Heading2"/>
      </w:pPr>
      <w:bookmarkStart w:id="174" w:name="_Toc52202208"/>
      <w:bookmarkStart w:id="175" w:name="_Toc52203328"/>
      <w:r w:rsidRPr="00742B00">
        <w:t>4.1 Challenges Faced</w:t>
      </w:r>
      <w:bookmarkEnd w:id="174"/>
      <w:bookmarkEnd w:id="175"/>
    </w:p>
    <w:p w14:paraId="575D05D1" w14:textId="77777777" w:rsidR="00232C14" w:rsidRPr="00742B00" w:rsidRDefault="00232C14" w:rsidP="00B543F9">
      <w:pPr>
        <w:rPr>
          <w:rFonts w:ascii="Times New Roman" w:hAnsi="Times New Roman" w:cs="Times New Roman"/>
          <w:sz w:val="24"/>
          <w:szCs w:val="24"/>
          <w:lang w:bidi="ar-SA"/>
        </w:rPr>
      </w:pPr>
    </w:p>
    <w:p w14:paraId="26B51365" w14:textId="77777777" w:rsidR="00232C14" w:rsidRPr="00742B00" w:rsidRDefault="00CE06D8" w:rsidP="00B543F9">
      <w:pPr>
        <w:rPr>
          <w:rFonts w:ascii="Times New Roman" w:hAnsi="Times New Roman" w:cs="Times New Roman"/>
          <w:sz w:val="24"/>
          <w:szCs w:val="24"/>
          <w:lang w:bidi="ar-SA"/>
        </w:rPr>
      </w:pPr>
      <w:bookmarkStart w:id="176" w:name="_Toc52202209"/>
      <w:bookmarkStart w:id="177" w:name="_Toc52203329"/>
      <w:r w:rsidRPr="00742B00">
        <w:rPr>
          <w:rStyle w:val="Heading3Char"/>
        </w:rPr>
        <w:t>Flutter App Development:</w:t>
      </w:r>
      <w:bookmarkEnd w:id="176"/>
      <w:bookmarkEnd w:id="177"/>
      <w:r w:rsidRPr="00742B00">
        <w:rPr>
          <w:rFonts w:ascii="Times New Roman" w:hAnsi="Times New Roman" w:cs="Times New Roman"/>
          <w:sz w:val="24"/>
          <w:szCs w:val="24"/>
          <w:lang w:bidi="ar-SA"/>
        </w:rPr>
        <w:t xml:space="preserve"> Flutter is a new tool that is being popular and it was a new experience. Developing though Dart was new and we had to learn all </w:t>
      </w:r>
      <w:proofErr w:type="spellStart"/>
      <w:r w:rsidRPr="00742B00">
        <w:rPr>
          <w:rFonts w:ascii="Times New Roman" w:hAnsi="Times New Roman" w:cs="Times New Roman"/>
          <w:sz w:val="24"/>
          <w:szCs w:val="24"/>
          <w:lang w:bidi="ar-SA"/>
        </w:rPr>
        <w:t>it’s</w:t>
      </w:r>
      <w:proofErr w:type="spellEnd"/>
      <w:r w:rsidRPr="00742B00">
        <w:rPr>
          <w:rFonts w:ascii="Times New Roman" w:hAnsi="Times New Roman" w:cs="Times New Roman"/>
          <w:sz w:val="24"/>
          <w:szCs w:val="24"/>
          <w:lang w:bidi="ar-SA"/>
        </w:rPr>
        <w:t xml:space="preserve"> functions. Debugging took time as had little understanding on the tools.</w:t>
      </w:r>
    </w:p>
    <w:p w14:paraId="0BB5D5D2" w14:textId="77777777" w:rsidR="00CE06D8" w:rsidRPr="00742B00" w:rsidRDefault="00CE06D8" w:rsidP="00B543F9">
      <w:pPr>
        <w:rPr>
          <w:rFonts w:ascii="Times New Roman" w:hAnsi="Times New Roman" w:cs="Times New Roman"/>
          <w:sz w:val="24"/>
          <w:szCs w:val="24"/>
          <w:lang w:bidi="ar-SA"/>
        </w:rPr>
      </w:pPr>
    </w:p>
    <w:p w14:paraId="59D8A1BE" w14:textId="77777777" w:rsidR="00CE06D8" w:rsidRPr="00742B00" w:rsidRDefault="00CE06D8" w:rsidP="00B543F9">
      <w:pPr>
        <w:rPr>
          <w:rFonts w:ascii="Times New Roman" w:hAnsi="Times New Roman" w:cs="Times New Roman"/>
          <w:sz w:val="24"/>
          <w:szCs w:val="24"/>
          <w:lang w:bidi="ar-SA"/>
        </w:rPr>
      </w:pPr>
      <w:r w:rsidRPr="00742B00">
        <w:rPr>
          <w:rFonts w:ascii="Times New Roman" w:hAnsi="Times New Roman" w:cs="Times New Roman"/>
          <w:sz w:val="24"/>
          <w:szCs w:val="24"/>
          <w:lang w:bidi="ar-SA"/>
        </w:rPr>
        <w:t>Survey was a difficult part, as we did not know how to approach it and there were many bugs in the process. At the end, we developed an interactive-friendly chat system that would ask and gives suitable options to communicate with it.</w:t>
      </w:r>
    </w:p>
    <w:p w14:paraId="66C1E8A9" w14:textId="77777777" w:rsidR="00CE06D8" w:rsidRPr="00742B00" w:rsidRDefault="00CE06D8" w:rsidP="00B543F9">
      <w:pPr>
        <w:rPr>
          <w:rFonts w:ascii="Times New Roman" w:hAnsi="Times New Roman" w:cs="Times New Roman"/>
          <w:sz w:val="24"/>
          <w:szCs w:val="24"/>
          <w:lang w:bidi="ar-SA"/>
        </w:rPr>
      </w:pPr>
    </w:p>
    <w:p w14:paraId="38079827" w14:textId="77777777" w:rsidR="00CE06D8" w:rsidRPr="00742B00" w:rsidRDefault="00CE06D8" w:rsidP="00742B00">
      <w:pPr>
        <w:pStyle w:val="Heading2"/>
      </w:pPr>
      <w:bookmarkStart w:id="178" w:name="_Toc52202210"/>
      <w:bookmarkStart w:id="179" w:name="_Toc52203330"/>
      <w:r w:rsidRPr="00742B00">
        <w:t>4.2 Features</w:t>
      </w:r>
      <w:bookmarkEnd w:id="178"/>
      <w:bookmarkEnd w:id="179"/>
    </w:p>
    <w:p w14:paraId="1664D435" w14:textId="77777777" w:rsidR="00CE06D8" w:rsidRPr="00742B00" w:rsidRDefault="00CE06D8" w:rsidP="00B543F9">
      <w:pPr>
        <w:rPr>
          <w:rFonts w:ascii="Times New Roman" w:hAnsi="Times New Roman" w:cs="Times New Roman"/>
          <w:b/>
          <w:sz w:val="28"/>
          <w:szCs w:val="24"/>
          <w:lang w:bidi="ar-SA"/>
        </w:rPr>
      </w:pPr>
    </w:p>
    <w:p w14:paraId="352DA609" w14:textId="77777777" w:rsidR="00CE06D8" w:rsidRPr="00742B00" w:rsidRDefault="00CE06D8" w:rsidP="00742B00">
      <w:pPr>
        <w:pStyle w:val="Heading3"/>
        <w:rPr>
          <w:lang w:bidi="ar-SA"/>
        </w:rPr>
      </w:pPr>
      <w:bookmarkStart w:id="180" w:name="_Toc52202211"/>
      <w:bookmarkStart w:id="181" w:name="_Toc52203331"/>
      <w:r w:rsidRPr="00742B00">
        <w:rPr>
          <w:lang w:bidi="ar-SA"/>
        </w:rPr>
        <w:t>Login System:</w:t>
      </w:r>
      <w:bookmarkEnd w:id="180"/>
      <w:bookmarkEnd w:id="181"/>
    </w:p>
    <w:p w14:paraId="33476443" w14:textId="77777777" w:rsidR="00CE06D8" w:rsidRPr="00742B00" w:rsidRDefault="00CE06D8" w:rsidP="00CE06D8">
      <w:pPr>
        <w:ind w:firstLine="720"/>
        <w:rPr>
          <w:rFonts w:ascii="Times New Roman" w:hAnsi="Times New Roman" w:cs="Times New Roman"/>
          <w:sz w:val="24"/>
          <w:szCs w:val="24"/>
          <w:lang w:bidi="ar-SA"/>
        </w:rPr>
      </w:pPr>
      <w:r w:rsidRPr="00742B00">
        <w:rPr>
          <w:rFonts w:ascii="Times New Roman" w:hAnsi="Times New Roman" w:cs="Times New Roman"/>
          <w:sz w:val="24"/>
          <w:szCs w:val="24"/>
          <w:lang w:bidi="ar-SA"/>
        </w:rPr>
        <w:t xml:space="preserve">User can create an account </w:t>
      </w:r>
    </w:p>
    <w:p w14:paraId="54DE32A2" w14:textId="77777777" w:rsidR="00CE06D8" w:rsidRPr="00742B00" w:rsidRDefault="00CE06D8" w:rsidP="00CE06D8">
      <w:pPr>
        <w:ind w:firstLine="720"/>
        <w:rPr>
          <w:rFonts w:ascii="Times New Roman" w:hAnsi="Times New Roman" w:cs="Times New Roman"/>
          <w:sz w:val="24"/>
          <w:szCs w:val="24"/>
          <w:lang w:bidi="ar-SA"/>
        </w:rPr>
      </w:pPr>
      <w:r w:rsidRPr="00742B00">
        <w:rPr>
          <w:rFonts w:ascii="Times New Roman" w:hAnsi="Times New Roman" w:cs="Times New Roman"/>
          <w:sz w:val="24"/>
          <w:szCs w:val="24"/>
          <w:lang w:bidi="ar-SA"/>
        </w:rPr>
        <w:t>User can use that account to go to the home-screen</w:t>
      </w:r>
    </w:p>
    <w:p w14:paraId="6B4957F3" w14:textId="77777777" w:rsidR="00CE06D8" w:rsidRPr="00742B00" w:rsidRDefault="00CE06D8" w:rsidP="00CE06D8">
      <w:pPr>
        <w:ind w:firstLine="720"/>
        <w:rPr>
          <w:rFonts w:ascii="Times New Roman" w:hAnsi="Times New Roman" w:cs="Times New Roman"/>
          <w:sz w:val="24"/>
          <w:szCs w:val="24"/>
          <w:lang w:bidi="ar-SA"/>
        </w:rPr>
      </w:pPr>
      <w:r w:rsidRPr="00742B00">
        <w:rPr>
          <w:rFonts w:ascii="Times New Roman" w:hAnsi="Times New Roman" w:cs="Times New Roman"/>
          <w:sz w:val="24"/>
          <w:szCs w:val="24"/>
          <w:lang w:bidi="ar-SA"/>
        </w:rPr>
        <w:t>User has option to recover his account</w:t>
      </w:r>
    </w:p>
    <w:p w14:paraId="77C00314" w14:textId="77777777" w:rsidR="00CE06D8" w:rsidRPr="00742B00" w:rsidRDefault="00CE06D8" w:rsidP="00CE06D8">
      <w:pPr>
        <w:rPr>
          <w:rFonts w:ascii="Times New Roman" w:hAnsi="Times New Roman" w:cs="Times New Roman"/>
          <w:sz w:val="24"/>
          <w:szCs w:val="24"/>
          <w:lang w:bidi="ar-SA"/>
        </w:rPr>
      </w:pPr>
    </w:p>
    <w:p w14:paraId="1C431592" w14:textId="77777777" w:rsidR="00CE06D8" w:rsidRPr="00742B00" w:rsidRDefault="00CE06D8" w:rsidP="00742B00">
      <w:pPr>
        <w:pStyle w:val="Heading3"/>
        <w:rPr>
          <w:lang w:bidi="ar-SA"/>
        </w:rPr>
      </w:pPr>
      <w:bookmarkStart w:id="182" w:name="_Toc52202212"/>
      <w:bookmarkStart w:id="183" w:name="_Toc52203332"/>
      <w:r w:rsidRPr="00742B00">
        <w:rPr>
          <w:lang w:bidi="ar-SA"/>
        </w:rPr>
        <w:t>Main Features:</w:t>
      </w:r>
      <w:bookmarkEnd w:id="182"/>
      <w:bookmarkEnd w:id="183"/>
    </w:p>
    <w:p w14:paraId="549F4CE4" w14:textId="77777777" w:rsidR="00CE06D8" w:rsidRPr="00742B00" w:rsidRDefault="00CE06D8" w:rsidP="00CE06D8">
      <w:pPr>
        <w:rPr>
          <w:rFonts w:ascii="Times New Roman" w:hAnsi="Times New Roman" w:cs="Times New Roman"/>
          <w:sz w:val="24"/>
          <w:szCs w:val="24"/>
          <w:lang w:bidi="ar-SA"/>
        </w:rPr>
      </w:pPr>
      <w:r w:rsidRPr="00742B00">
        <w:rPr>
          <w:rFonts w:ascii="Times New Roman" w:hAnsi="Times New Roman" w:cs="Times New Roman"/>
          <w:b/>
          <w:sz w:val="24"/>
          <w:szCs w:val="24"/>
          <w:lang w:bidi="ar-SA"/>
        </w:rPr>
        <w:tab/>
      </w:r>
      <w:r w:rsidRPr="00742B00">
        <w:rPr>
          <w:rFonts w:ascii="Times New Roman" w:hAnsi="Times New Roman" w:cs="Times New Roman"/>
          <w:sz w:val="24"/>
          <w:szCs w:val="24"/>
          <w:lang w:bidi="ar-SA"/>
        </w:rPr>
        <w:t>User can view the world data and data of any specific country</w:t>
      </w:r>
    </w:p>
    <w:p w14:paraId="7E55B246" w14:textId="77777777" w:rsidR="00CE06D8" w:rsidRPr="00742B00" w:rsidRDefault="00CE06D8" w:rsidP="00CE06D8">
      <w:pPr>
        <w:rPr>
          <w:rFonts w:ascii="Times New Roman" w:hAnsi="Times New Roman" w:cs="Times New Roman"/>
          <w:sz w:val="24"/>
          <w:szCs w:val="24"/>
          <w:lang w:bidi="ar-SA"/>
        </w:rPr>
      </w:pPr>
      <w:r w:rsidRPr="00742B00">
        <w:rPr>
          <w:rFonts w:ascii="Times New Roman" w:hAnsi="Times New Roman" w:cs="Times New Roman"/>
          <w:sz w:val="24"/>
          <w:szCs w:val="24"/>
          <w:lang w:bidi="ar-SA"/>
        </w:rPr>
        <w:tab/>
        <w:t>User can take the survey to check their health in any time</w:t>
      </w:r>
    </w:p>
    <w:p w14:paraId="38A51367" w14:textId="77777777" w:rsidR="00CE06D8" w:rsidRPr="00742B00" w:rsidRDefault="00CE06D8" w:rsidP="00CE06D8">
      <w:pPr>
        <w:rPr>
          <w:rFonts w:ascii="Times New Roman" w:hAnsi="Times New Roman" w:cs="Times New Roman"/>
          <w:sz w:val="24"/>
          <w:szCs w:val="24"/>
          <w:lang w:bidi="ar-SA"/>
        </w:rPr>
      </w:pPr>
      <w:r w:rsidRPr="00742B00">
        <w:rPr>
          <w:rFonts w:ascii="Times New Roman" w:hAnsi="Times New Roman" w:cs="Times New Roman"/>
          <w:sz w:val="24"/>
          <w:szCs w:val="24"/>
          <w:lang w:bidi="ar-SA"/>
        </w:rPr>
        <w:tab/>
        <w:t>User can see the latest news regarding the COVID-19 in Nepal</w:t>
      </w:r>
    </w:p>
    <w:p w14:paraId="2FE62685" w14:textId="77777777" w:rsidR="00CE06D8" w:rsidRPr="00742B00" w:rsidRDefault="00CE06D8" w:rsidP="00CE06D8">
      <w:pPr>
        <w:rPr>
          <w:rFonts w:ascii="Times New Roman" w:hAnsi="Times New Roman" w:cs="Times New Roman"/>
          <w:sz w:val="24"/>
          <w:szCs w:val="24"/>
          <w:lang w:bidi="ar-SA"/>
        </w:rPr>
      </w:pPr>
      <w:r w:rsidRPr="00742B00">
        <w:rPr>
          <w:rFonts w:ascii="Times New Roman" w:hAnsi="Times New Roman" w:cs="Times New Roman"/>
          <w:sz w:val="24"/>
          <w:szCs w:val="24"/>
          <w:lang w:bidi="ar-SA"/>
        </w:rPr>
        <w:tab/>
      </w:r>
    </w:p>
    <w:p w14:paraId="2B607676" w14:textId="77777777" w:rsidR="00CE06D8" w:rsidRPr="00742B00" w:rsidRDefault="00CE06D8" w:rsidP="00CE06D8">
      <w:pPr>
        <w:rPr>
          <w:rFonts w:ascii="Times New Roman" w:hAnsi="Times New Roman" w:cs="Times New Roman"/>
          <w:sz w:val="24"/>
          <w:szCs w:val="24"/>
          <w:lang w:bidi="ar-SA"/>
        </w:rPr>
      </w:pPr>
    </w:p>
    <w:p w14:paraId="1CDF1327" w14:textId="77777777" w:rsidR="00613129" w:rsidRDefault="00613129">
      <w:pPr>
        <w:spacing w:after="160" w:line="259" w:lineRule="auto"/>
        <w:rPr>
          <w:rFonts w:ascii="Times New Roman" w:eastAsia="Times New Roman" w:hAnsi="Times New Roman" w:cstheme="majorBidi"/>
          <w:b/>
          <w:color w:val="000000" w:themeColor="text1"/>
          <w:sz w:val="32"/>
          <w:szCs w:val="32"/>
          <w:lang w:bidi="ar-SA"/>
        </w:rPr>
      </w:pPr>
      <w:r>
        <w:rPr>
          <w:rFonts w:eastAsia="Times New Roman"/>
        </w:rPr>
        <w:br w:type="page"/>
      </w:r>
    </w:p>
    <w:p w14:paraId="7FF19FCA" w14:textId="224A7108" w:rsidR="00CE06D8" w:rsidRPr="00742B00" w:rsidRDefault="00CE06D8" w:rsidP="00742B00">
      <w:pPr>
        <w:pStyle w:val="Heading1"/>
        <w:rPr>
          <w:rFonts w:eastAsia="Times New Roman"/>
        </w:rPr>
      </w:pPr>
      <w:bookmarkStart w:id="184" w:name="_Toc52202213"/>
      <w:bookmarkStart w:id="185" w:name="_Toc52203333"/>
      <w:r w:rsidRPr="00742B00">
        <w:rPr>
          <w:rFonts w:eastAsia="Times New Roman"/>
        </w:rPr>
        <w:lastRenderedPageBreak/>
        <w:t>Chapter 5: Conclusion and Recommendation</w:t>
      </w:r>
      <w:bookmarkEnd w:id="184"/>
      <w:bookmarkEnd w:id="185"/>
    </w:p>
    <w:p w14:paraId="738C007D" w14:textId="77777777" w:rsidR="00CE06D8" w:rsidRPr="00742B00" w:rsidRDefault="00CE06D8" w:rsidP="00CE06D8">
      <w:pPr>
        <w:rPr>
          <w:rFonts w:ascii="Times New Roman" w:hAnsi="Times New Roman" w:cs="Times New Roman"/>
          <w:sz w:val="24"/>
          <w:szCs w:val="24"/>
          <w:lang w:bidi="ar-SA"/>
        </w:rPr>
      </w:pPr>
    </w:p>
    <w:p w14:paraId="5CFBC234" w14:textId="3EBEA868" w:rsidR="00F12CAE" w:rsidRPr="00742B00" w:rsidRDefault="00F12CAE" w:rsidP="00CE06D8">
      <w:pPr>
        <w:rPr>
          <w:rFonts w:ascii="Times New Roman" w:hAnsi="Times New Roman" w:cs="Times New Roman"/>
          <w:sz w:val="24"/>
          <w:szCs w:val="24"/>
          <w:lang w:bidi="ar-SA"/>
        </w:rPr>
      </w:pPr>
      <w:r w:rsidRPr="00742B00">
        <w:rPr>
          <w:rFonts w:ascii="Times New Roman" w:hAnsi="Times New Roman" w:cs="Times New Roman"/>
          <w:sz w:val="24"/>
          <w:szCs w:val="24"/>
          <w:lang w:bidi="ar-SA"/>
        </w:rPr>
        <w:t xml:space="preserve">With the use of Flutter and </w:t>
      </w:r>
      <w:proofErr w:type="gramStart"/>
      <w:r w:rsidRPr="00742B00">
        <w:rPr>
          <w:rFonts w:ascii="Times New Roman" w:hAnsi="Times New Roman" w:cs="Times New Roman"/>
          <w:sz w:val="24"/>
          <w:szCs w:val="24"/>
          <w:lang w:bidi="ar-SA"/>
        </w:rPr>
        <w:t>it’s</w:t>
      </w:r>
      <w:proofErr w:type="gramEnd"/>
      <w:r w:rsidRPr="00742B00">
        <w:rPr>
          <w:rFonts w:ascii="Times New Roman" w:hAnsi="Times New Roman" w:cs="Times New Roman"/>
          <w:sz w:val="24"/>
          <w:szCs w:val="24"/>
          <w:lang w:bidi="ar-SA"/>
        </w:rPr>
        <w:t xml:space="preserve"> dependencies and libraries such as </w:t>
      </w:r>
      <w:proofErr w:type="spellStart"/>
      <w:r w:rsidRPr="00742B00">
        <w:rPr>
          <w:rFonts w:ascii="Times New Roman" w:hAnsi="Times New Roman" w:cs="Times New Roman"/>
          <w:sz w:val="24"/>
          <w:szCs w:val="24"/>
          <w:lang w:bidi="ar-SA"/>
        </w:rPr>
        <w:t>firebase_auth</w:t>
      </w:r>
      <w:proofErr w:type="spellEnd"/>
      <w:r w:rsidRPr="00742B00">
        <w:rPr>
          <w:rFonts w:ascii="Times New Roman" w:hAnsi="Times New Roman" w:cs="Times New Roman"/>
          <w:sz w:val="24"/>
          <w:szCs w:val="24"/>
          <w:lang w:bidi="ar-SA"/>
        </w:rPr>
        <w:t xml:space="preserve">, material, Cupertino </w:t>
      </w:r>
      <w:proofErr w:type="spellStart"/>
      <w:r w:rsidRPr="00742B00">
        <w:rPr>
          <w:rFonts w:ascii="Times New Roman" w:hAnsi="Times New Roman" w:cs="Times New Roman"/>
          <w:sz w:val="24"/>
          <w:szCs w:val="24"/>
          <w:lang w:bidi="ar-SA"/>
        </w:rPr>
        <w:t>etc</w:t>
      </w:r>
      <w:proofErr w:type="spellEnd"/>
      <w:r w:rsidRPr="00742B00">
        <w:rPr>
          <w:rFonts w:ascii="Times New Roman" w:hAnsi="Times New Roman" w:cs="Times New Roman"/>
          <w:sz w:val="24"/>
          <w:szCs w:val="24"/>
          <w:lang w:bidi="ar-SA"/>
        </w:rPr>
        <w:t xml:space="preserve"> we were able to develop a useful application that would a very beneficial for the general public. Although our project is small and managed to develop a</w:t>
      </w:r>
      <w:r w:rsidR="00B371DE">
        <w:rPr>
          <w:rFonts w:ascii="Times New Roman" w:hAnsi="Times New Roman" w:cs="Times New Roman"/>
          <w:sz w:val="24"/>
          <w:szCs w:val="24"/>
          <w:lang w:bidi="ar-SA"/>
        </w:rPr>
        <w:t>n</w:t>
      </w:r>
      <w:r w:rsidRPr="00742B00">
        <w:rPr>
          <w:rFonts w:ascii="Times New Roman" w:hAnsi="Times New Roman" w:cs="Times New Roman"/>
          <w:sz w:val="24"/>
          <w:szCs w:val="24"/>
          <w:lang w:bidi="ar-SA"/>
        </w:rPr>
        <w:t xml:space="preserve"> important application that could be very important in present context.</w:t>
      </w:r>
      <w:r w:rsidR="00B371DE">
        <w:rPr>
          <w:rFonts w:ascii="Times New Roman" w:hAnsi="Times New Roman" w:cs="Times New Roman"/>
          <w:sz w:val="24"/>
          <w:szCs w:val="24"/>
          <w:lang w:bidi="ar-SA"/>
        </w:rPr>
        <w:t xml:space="preserve"> As the Covid-19 cases increase exponentially on a daily basis the option to check the stats as well as the symptoms of this pandemic can be really </w:t>
      </w:r>
      <w:proofErr w:type="spellStart"/>
      <w:r w:rsidR="00B371DE">
        <w:rPr>
          <w:rFonts w:ascii="Times New Roman" w:hAnsi="Times New Roman" w:cs="Times New Roman"/>
          <w:sz w:val="24"/>
          <w:szCs w:val="24"/>
          <w:lang w:bidi="ar-SA"/>
        </w:rPr>
        <w:t>usefull</w:t>
      </w:r>
      <w:proofErr w:type="spellEnd"/>
      <w:r w:rsidR="00B371DE">
        <w:rPr>
          <w:rFonts w:ascii="Times New Roman" w:hAnsi="Times New Roman" w:cs="Times New Roman"/>
          <w:sz w:val="24"/>
          <w:szCs w:val="24"/>
          <w:lang w:bidi="ar-SA"/>
        </w:rPr>
        <w:t>.</w:t>
      </w:r>
    </w:p>
    <w:p w14:paraId="41563C67" w14:textId="77777777" w:rsidR="00F12CAE" w:rsidRPr="00742B00" w:rsidRDefault="00F12CAE" w:rsidP="00CE06D8">
      <w:pPr>
        <w:rPr>
          <w:rFonts w:ascii="Times New Roman" w:hAnsi="Times New Roman" w:cs="Times New Roman"/>
          <w:sz w:val="24"/>
          <w:szCs w:val="24"/>
          <w:lang w:bidi="ar-SA"/>
        </w:rPr>
      </w:pPr>
    </w:p>
    <w:p w14:paraId="24580A65" w14:textId="77777777" w:rsidR="00F12CAE" w:rsidRPr="00742B00" w:rsidRDefault="00F12CAE" w:rsidP="00CE06D8">
      <w:pPr>
        <w:rPr>
          <w:rFonts w:ascii="Times New Roman" w:hAnsi="Times New Roman" w:cs="Times New Roman"/>
          <w:sz w:val="24"/>
          <w:szCs w:val="24"/>
          <w:lang w:bidi="ar-SA"/>
        </w:rPr>
      </w:pPr>
    </w:p>
    <w:p w14:paraId="60938966" w14:textId="77777777" w:rsidR="00CE06D8" w:rsidRPr="00742B00" w:rsidRDefault="00F12CAE" w:rsidP="00742B00">
      <w:pPr>
        <w:pStyle w:val="Heading2"/>
      </w:pPr>
      <w:bookmarkStart w:id="186" w:name="_Toc52202214"/>
      <w:bookmarkStart w:id="187" w:name="_Toc52203334"/>
      <w:r w:rsidRPr="00742B00">
        <w:t>5.1 Limitations</w:t>
      </w:r>
      <w:bookmarkEnd w:id="186"/>
      <w:bookmarkEnd w:id="187"/>
      <w:r w:rsidR="00CE06D8" w:rsidRPr="00742B00">
        <w:tab/>
      </w:r>
    </w:p>
    <w:p w14:paraId="170AFD8D" w14:textId="77777777" w:rsidR="00F12CAE" w:rsidRPr="00742B00" w:rsidRDefault="00F12CAE" w:rsidP="00CE06D8">
      <w:pPr>
        <w:rPr>
          <w:rFonts w:ascii="Times New Roman" w:hAnsi="Times New Roman" w:cs="Times New Roman"/>
          <w:b/>
          <w:sz w:val="24"/>
          <w:szCs w:val="24"/>
          <w:lang w:bidi="ar-SA"/>
        </w:rPr>
      </w:pPr>
    </w:p>
    <w:p w14:paraId="1BADC87E" w14:textId="77777777" w:rsidR="00F12CAE" w:rsidRPr="00742B00" w:rsidRDefault="00F12CAE" w:rsidP="00F12CAE">
      <w:pPr>
        <w:pStyle w:val="ListParagraph"/>
        <w:numPr>
          <w:ilvl w:val="0"/>
          <w:numId w:val="3"/>
        </w:numPr>
        <w:rPr>
          <w:rFonts w:ascii="Times New Roman" w:hAnsi="Times New Roman" w:cs="Times New Roman"/>
          <w:b/>
          <w:sz w:val="24"/>
          <w:szCs w:val="24"/>
          <w:lang w:bidi="ar-SA"/>
        </w:rPr>
      </w:pPr>
      <w:r w:rsidRPr="00742B00">
        <w:rPr>
          <w:rFonts w:ascii="Times New Roman" w:hAnsi="Times New Roman" w:cs="Times New Roman"/>
          <w:sz w:val="24"/>
          <w:szCs w:val="24"/>
          <w:lang w:bidi="ar-SA"/>
        </w:rPr>
        <w:t>We could have added GPS location tracker to track the user of the nearest COVID-19 victim around him.</w:t>
      </w:r>
    </w:p>
    <w:p w14:paraId="74F13B13" w14:textId="77777777" w:rsidR="00F12CAE" w:rsidRPr="00742B00" w:rsidRDefault="00F12CAE" w:rsidP="00F12CAE">
      <w:pPr>
        <w:pStyle w:val="ListParagraph"/>
        <w:numPr>
          <w:ilvl w:val="0"/>
          <w:numId w:val="3"/>
        </w:numPr>
        <w:rPr>
          <w:rFonts w:ascii="Times New Roman" w:hAnsi="Times New Roman" w:cs="Times New Roman"/>
          <w:b/>
          <w:sz w:val="24"/>
          <w:szCs w:val="24"/>
          <w:lang w:bidi="ar-SA"/>
        </w:rPr>
      </w:pPr>
      <w:r w:rsidRPr="00742B00">
        <w:rPr>
          <w:rFonts w:ascii="Times New Roman" w:hAnsi="Times New Roman" w:cs="Times New Roman"/>
          <w:sz w:val="24"/>
          <w:szCs w:val="24"/>
          <w:lang w:bidi="ar-SA"/>
        </w:rPr>
        <w:t>We wanted to make it possible to see other users of the app.</w:t>
      </w:r>
    </w:p>
    <w:p w14:paraId="657435AC" w14:textId="77777777" w:rsidR="00F12CAE" w:rsidRPr="00742B00" w:rsidRDefault="00F12CAE" w:rsidP="00F12CAE">
      <w:pPr>
        <w:pStyle w:val="ListParagraph"/>
        <w:numPr>
          <w:ilvl w:val="0"/>
          <w:numId w:val="3"/>
        </w:numPr>
        <w:rPr>
          <w:rFonts w:ascii="Times New Roman" w:hAnsi="Times New Roman" w:cs="Times New Roman"/>
          <w:b/>
          <w:sz w:val="24"/>
          <w:szCs w:val="24"/>
          <w:lang w:bidi="ar-SA"/>
        </w:rPr>
      </w:pPr>
      <w:r w:rsidRPr="00742B00">
        <w:rPr>
          <w:rFonts w:ascii="Times New Roman" w:hAnsi="Times New Roman" w:cs="Times New Roman"/>
          <w:sz w:val="24"/>
          <w:szCs w:val="24"/>
          <w:lang w:bidi="ar-SA"/>
        </w:rPr>
        <w:t>We wanted to add user details to create a profile</w:t>
      </w:r>
    </w:p>
    <w:p w14:paraId="363BE55F" w14:textId="77777777" w:rsidR="00F12CAE" w:rsidRPr="00742B00" w:rsidRDefault="00F12CAE" w:rsidP="00F12CAE">
      <w:pPr>
        <w:rPr>
          <w:rFonts w:ascii="Times New Roman" w:hAnsi="Times New Roman" w:cs="Times New Roman"/>
          <w:b/>
          <w:sz w:val="24"/>
          <w:szCs w:val="24"/>
          <w:lang w:bidi="ar-SA"/>
        </w:rPr>
      </w:pPr>
    </w:p>
    <w:p w14:paraId="32DB37D7" w14:textId="77777777" w:rsidR="00F12CAE" w:rsidRPr="00742B00" w:rsidRDefault="00F12CAE" w:rsidP="00742B00">
      <w:pPr>
        <w:pStyle w:val="Heading2"/>
      </w:pPr>
      <w:bookmarkStart w:id="188" w:name="_Toc52202215"/>
      <w:bookmarkStart w:id="189" w:name="_Toc52203335"/>
      <w:r w:rsidRPr="00742B00">
        <w:t>5.2 Future Enhancements</w:t>
      </w:r>
      <w:bookmarkEnd w:id="188"/>
      <w:bookmarkEnd w:id="189"/>
    </w:p>
    <w:p w14:paraId="1EFA1424" w14:textId="77777777" w:rsidR="00F12CAE" w:rsidRPr="00742B00" w:rsidRDefault="00F12CAE" w:rsidP="00F12CAE">
      <w:pPr>
        <w:rPr>
          <w:rFonts w:ascii="Times New Roman" w:hAnsi="Times New Roman" w:cs="Times New Roman"/>
          <w:b/>
          <w:sz w:val="24"/>
          <w:szCs w:val="24"/>
          <w:lang w:bidi="ar-SA"/>
        </w:rPr>
      </w:pPr>
    </w:p>
    <w:p w14:paraId="7AE3652B" w14:textId="77777777" w:rsidR="00F12CAE" w:rsidRPr="00742B00" w:rsidRDefault="00F12CAE" w:rsidP="00F12CAE">
      <w:pPr>
        <w:pStyle w:val="ListParagraph"/>
        <w:numPr>
          <w:ilvl w:val="0"/>
          <w:numId w:val="5"/>
        </w:numPr>
        <w:rPr>
          <w:rFonts w:ascii="Times New Roman" w:hAnsi="Times New Roman" w:cs="Times New Roman"/>
          <w:sz w:val="24"/>
          <w:szCs w:val="24"/>
          <w:lang w:bidi="ar-SA"/>
        </w:rPr>
      </w:pPr>
      <w:r w:rsidRPr="00742B00">
        <w:rPr>
          <w:rFonts w:ascii="Times New Roman" w:hAnsi="Times New Roman" w:cs="Times New Roman"/>
          <w:sz w:val="24"/>
          <w:szCs w:val="24"/>
          <w:lang w:bidi="ar-SA"/>
        </w:rPr>
        <w:t xml:space="preserve">In future we wanted to make the UI </w:t>
      </w:r>
      <w:proofErr w:type="gramStart"/>
      <w:r w:rsidRPr="00742B00">
        <w:rPr>
          <w:rFonts w:ascii="Times New Roman" w:hAnsi="Times New Roman" w:cs="Times New Roman"/>
          <w:sz w:val="24"/>
          <w:szCs w:val="24"/>
          <w:lang w:bidi="ar-SA"/>
        </w:rPr>
        <w:t>more aesthetic and easy</w:t>
      </w:r>
      <w:proofErr w:type="gramEnd"/>
      <w:r w:rsidRPr="00742B00">
        <w:rPr>
          <w:rFonts w:ascii="Times New Roman" w:hAnsi="Times New Roman" w:cs="Times New Roman"/>
          <w:sz w:val="24"/>
          <w:szCs w:val="24"/>
          <w:lang w:bidi="ar-SA"/>
        </w:rPr>
        <w:t xml:space="preserve"> to use. We wanted to add the user profile options and able to use GPS to give the user </w:t>
      </w:r>
    </w:p>
    <w:p w14:paraId="00AD1664" w14:textId="77777777" w:rsidR="005A7ACA" w:rsidRPr="00742B00" w:rsidRDefault="005A7ACA" w:rsidP="00B543F9">
      <w:pPr>
        <w:rPr>
          <w:rFonts w:ascii="Times New Roman" w:hAnsi="Times New Roman" w:cs="Times New Roman"/>
          <w:sz w:val="24"/>
          <w:szCs w:val="26"/>
          <w:lang w:bidi="ar-SA"/>
        </w:rPr>
      </w:pPr>
    </w:p>
    <w:p w14:paraId="0B409FDF" w14:textId="77777777" w:rsidR="005A7ACA" w:rsidRPr="00742B00" w:rsidRDefault="005A7ACA" w:rsidP="00B543F9">
      <w:pPr>
        <w:rPr>
          <w:rFonts w:ascii="Times New Roman" w:hAnsi="Times New Roman" w:cs="Times New Roman"/>
          <w:sz w:val="24"/>
          <w:szCs w:val="26"/>
          <w:lang w:bidi="ar-SA"/>
        </w:rPr>
      </w:pPr>
    </w:p>
    <w:p w14:paraId="4941E190" w14:textId="77777777" w:rsidR="005F1452" w:rsidRPr="00742B00" w:rsidRDefault="005F1452" w:rsidP="005F1452">
      <w:pPr>
        <w:rPr>
          <w:rFonts w:ascii="Times New Roman" w:hAnsi="Times New Roman" w:cs="Times New Roman"/>
          <w:lang w:bidi="ar-SA"/>
        </w:rPr>
      </w:pPr>
    </w:p>
    <w:p w14:paraId="7F773573" w14:textId="77777777" w:rsidR="005F1452" w:rsidRPr="00742B00" w:rsidRDefault="005F1452" w:rsidP="005F1452">
      <w:pPr>
        <w:spacing w:line="360" w:lineRule="auto"/>
        <w:rPr>
          <w:rFonts w:ascii="Times New Roman" w:hAnsi="Times New Roman" w:cs="Times New Roman"/>
          <w:sz w:val="24"/>
          <w:lang w:bidi="ar-SA"/>
        </w:rPr>
      </w:pPr>
    </w:p>
    <w:p w14:paraId="1B4A8719" w14:textId="334F7825" w:rsidR="00B371DE" w:rsidRDefault="00B371DE">
      <w:pPr>
        <w:spacing w:after="160" w:line="259" w:lineRule="auto"/>
        <w:rPr>
          <w:rFonts w:ascii="Times New Roman" w:hAnsi="Times New Roman" w:cs="Times New Roman"/>
          <w:sz w:val="24"/>
          <w:lang w:bidi="ar-SA"/>
        </w:rPr>
      </w:pPr>
      <w:r>
        <w:rPr>
          <w:rFonts w:ascii="Times New Roman" w:hAnsi="Times New Roman" w:cs="Times New Roman"/>
          <w:sz w:val="24"/>
          <w:lang w:bidi="ar-SA"/>
        </w:rPr>
        <w:br w:type="page"/>
      </w:r>
    </w:p>
    <w:p w14:paraId="0AC0FF88" w14:textId="2E86BB05" w:rsidR="005F1452" w:rsidRDefault="00B371DE" w:rsidP="00B371DE">
      <w:pPr>
        <w:pStyle w:val="Heading1"/>
      </w:pPr>
      <w:bookmarkStart w:id="190" w:name="_Toc52202216"/>
      <w:bookmarkStart w:id="191" w:name="_Toc52203336"/>
      <w:r>
        <w:lastRenderedPageBreak/>
        <w:t>References</w:t>
      </w:r>
      <w:bookmarkEnd w:id="190"/>
      <w:bookmarkEnd w:id="191"/>
    </w:p>
    <w:p w14:paraId="01C17075" w14:textId="12C12220" w:rsidR="00D15E0A" w:rsidRDefault="00D15E0A" w:rsidP="00D15E0A">
      <w:pPr>
        <w:rPr>
          <w:lang w:bidi="ar-SA"/>
        </w:rPr>
      </w:pPr>
    </w:p>
    <w:p w14:paraId="1646D402" w14:textId="56DEB049" w:rsidR="00D15E0A" w:rsidRPr="00D15E0A" w:rsidRDefault="00D15E0A" w:rsidP="00D15E0A">
      <w:pPr>
        <w:pStyle w:val="ListParagraph"/>
        <w:numPr>
          <w:ilvl w:val="0"/>
          <w:numId w:val="8"/>
        </w:numPr>
        <w:rPr>
          <w:rStyle w:val="Hyperlink"/>
          <w:rFonts w:ascii="Segoe UI" w:hAnsi="Segoe UI" w:cs="Segoe UI"/>
          <w:color w:val="000000"/>
          <w:sz w:val="23"/>
          <w:szCs w:val="23"/>
          <w:shd w:val="clear" w:color="auto" w:fill="F1F0F0"/>
        </w:rPr>
      </w:pPr>
      <w:hyperlink r:id="rId17" w:tgtFrame="_blank" w:history="1">
        <w:r w:rsidRPr="00D15E0A">
          <w:rPr>
            <w:rStyle w:val="Hyperlink"/>
            <w:rFonts w:ascii="Segoe UI" w:hAnsi="Segoe UI" w:cs="Segoe UI"/>
            <w:color w:val="000000"/>
            <w:sz w:val="23"/>
            <w:szCs w:val="23"/>
            <w:shd w:val="clear" w:color="auto" w:fill="F1F0F0"/>
          </w:rPr>
          <w:t>https://flutter.dev/docs/</w:t>
        </w:r>
      </w:hyperlink>
    </w:p>
    <w:p w14:paraId="791FDFEE" w14:textId="19ED2CF8" w:rsidR="00D15E0A" w:rsidRPr="00D15E0A" w:rsidRDefault="00D15E0A" w:rsidP="00D15E0A">
      <w:pPr>
        <w:pStyle w:val="ListParagraph"/>
        <w:numPr>
          <w:ilvl w:val="0"/>
          <w:numId w:val="8"/>
        </w:numPr>
        <w:rPr>
          <w:rStyle w:val="Hyperlink"/>
          <w:color w:val="auto"/>
          <w:u w:val="none"/>
          <w:lang w:bidi="ar-SA"/>
        </w:rPr>
      </w:pPr>
      <w:hyperlink r:id="rId18" w:tgtFrame="_blank" w:history="1">
        <w:r>
          <w:rPr>
            <w:rStyle w:val="Hyperlink"/>
            <w:rFonts w:ascii="Segoe UI" w:hAnsi="Segoe UI" w:cs="Segoe UI"/>
            <w:color w:val="000000"/>
            <w:sz w:val="23"/>
            <w:szCs w:val="23"/>
            <w:shd w:val="clear" w:color="auto" w:fill="F1F0F0"/>
          </w:rPr>
          <w:t>https://stackoverflow.com/questions/tagged/flutter</w:t>
        </w:r>
      </w:hyperlink>
    </w:p>
    <w:p w14:paraId="3AE2DAD8" w14:textId="3B2D0A94" w:rsidR="00D15E0A" w:rsidRPr="00D15E0A" w:rsidRDefault="00D15E0A" w:rsidP="00D15E0A">
      <w:pPr>
        <w:pStyle w:val="ListParagraph"/>
        <w:numPr>
          <w:ilvl w:val="0"/>
          <w:numId w:val="8"/>
        </w:numPr>
        <w:rPr>
          <w:lang w:bidi="ar-SA"/>
        </w:rPr>
      </w:pPr>
      <w:hyperlink r:id="rId19" w:history="1">
        <w:r w:rsidRPr="007860FB">
          <w:rPr>
            <w:rStyle w:val="Hyperlink"/>
            <w:rFonts w:ascii="Segoe UI" w:hAnsi="Segoe UI" w:cs="Segoe UI"/>
            <w:sz w:val="23"/>
            <w:szCs w:val="23"/>
            <w:shd w:val="clear" w:color="auto" w:fill="F1F0F0"/>
          </w:rPr>
          <w:t>https://codelabs.developers.google.com/?cat=Flutter</w:t>
        </w:r>
      </w:hyperlink>
    </w:p>
    <w:p w14:paraId="49FBAA21" w14:textId="490BA1D8" w:rsidR="00D15E0A" w:rsidRPr="00D15E0A" w:rsidRDefault="00D15E0A" w:rsidP="00D15E0A">
      <w:pPr>
        <w:pStyle w:val="ListParagraph"/>
        <w:numPr>
          <w:ilvl w:val="0"/>
          <w:numId w:val="8"/>
        </w:numPr>
        <w:rPr>
          <w:lang w:bidi="ar-SA"/>
        </w:rPr>
      </w:pPr>
      <w:r>
        <w:rPr>
          <w:rFonts w:ascii="Segoe UI" w:hAnsi="Segoe UI" w:cs="Segoe UI"/>
          <w:color w:val="000000"/>
          <w:sz w:val="23"/>
          <w:szCs w:val="23"/>
          <w:shd w:val="clear" w:color="auto" w:fill="F1F0F0"/>
        </w:rPr>
        <w:t>Ed Freitas, "Flutter Succinctly" [</w:t>
      </w:r>
      <w:proofErr w:type="spellStart"/>
      <w:r>
        <w:rPr>
          <w:rFonts w:ascii="Segoe UI" w:hAnsi="Segoe UI" w:cs="Segoe UI"/>
          <w:color w:val="000000"/>
          <w:sz w:val="23"/>
          <w:szCs w:val="23"/>
          <w:shd w:val="clear" w:color="auto" w:fill="F1F0F0"/>
        </w:rPr>
        <w:t>ebook</w:t>
      </w:r>
      <w:proofErr w:type="spellEnd"/>
      <w:r>
        <w:rPr>
          <w:rFonts w:ascii="Segoe UI" w:hAnsi="Segoe UI" w:cs="Segoe UI"/>
          <w:color w:val="000000"/>
          <w:sz w:val="23"/>
          <w:szCs w:val="23"/>
          <w:shd w:val="clear" w:color="auto" w:fill="F1F0F0"/>
        </w:rPr>
        <w:t>] Available at: &lt;</w:t>
      </w:r>
      <w:hyperlink r:id="rId20" w:tgtFrame="_blank" w:history="1">
        <w:r>
          <w:rPr>
            <w:rStyle w:val="Hyperlink"/>
            <w:rFonts w:ascii="Segoe UI" w:hAnsi="Segoe UI" w:cs="Segoe UI"/>
            <w:color w:val="000000"/>
            <w:sz w:val="23"/>
            <w:szCs w:val="23"/>
            <w:shd w:val="clear" w:color="auto" w:fill="F1F0F0"/>
          </w:rPr>
          <w:t>https://www.syncfusion.com/ebooks/flutter-succinctly</w:t>
        </w:r>
      </w:hyperlink>
      <w:r>
        <w:rPr>
          <w:rFonts w:ascii="Segoe UI" w:hAnsi="Segoe UI" w:cs="Segoe UI"/>
          <w:color w:val="000000"/>
          <w:sz w:val="23"/>
          <w:szCs w:val="23"/>
          <w:shd w:val="clear" w:color="auto" w:fill="F1F0F0"/>
        </w:rPr>
        <w:t>&gt;</w:t>
      </w:r>
    </w:p>
    <w:p w14:paraId="5E4CC989" w14:textId="30EA42D3" w:rsidR="00D15E0A" w:rsidRPr="00D15E0A" w:rsidRDefault="00D15E0A" w:rsidP="00D15E0A">
      <w:pPr>
        <w:pStyle w:val="ListParagraph"/>
        <w:numPr>
          <w:ilvl w:val="0"/>
          <w:numId w:val="8"/>
        </w:numPr>
        <w:rPr>
          <w:lang w:bidi="ar-SA"/>
        </w:rPr>
      </w:pPr>
      <w:proofErr w:type="spellStart"/>
      <w:r>
        <w:rPr>
          <w:rFonts w:ascii="Segoe UI" w:hAnsi="Segoe UI" w:cs="Segoe UI"/>
          <w:color w:val="000000"/>
          <w:sz w:val="23"/>
          <w:szCs w:val="23"/>
          <w:shd w:val="clear" w:color="auto" w:fill="F1F0F0"/>
        </w:rPr>
        <w:t>Maximmilian</w:t>
      </w:r>
      <w:proofErr w:type="spellEnd"/>
      <w:r>
        <w:rPr>
          <w:rFonts w:ascii="Segoe UI" w:hAnsi="Segoe UI" w:cs="Segoe UI"/>
          <w:color w:val="000000"/>
          <w:sz w:val="23"/>
          <w:szCs w:val="23"/>
          <w:shd w:val="clear" w:color="auto" w:fill="F1F0F0"/>
        </w:rPr>
        <w:t xml:space="preserve"> </w:t>
      </w:r>
      <w:proofErr w:type="spellStart"/>
      <w:r>
        <w:rPr>
          <w:rFonts w:ascii="Segoe UI" w:hAnsi="Segoe UI" w:cs="Segoe UI"/>
          <w:color w:val="000000"/>
          <w:sz w:val="23"/>
          <w:szCs w:val="23"/>
          <w:shd w:val="clear" w:color="auto" w:fill="F1F0F0"/>
        </w:rPr>
        <w:t>Schwarzmuller</w:t>
      </w:r>
      <w:proofErr w:type="spellEnd"/>
      <w:r>
        <w:rPr>
          <w:rFonts w:ascii="Segoe UI" w:hAnsi="Segoe UI" w:cs="Segoe UI"/>
          <w:color w:val="000000"/>
          <w:sz w:val="23"/>
          <w:szCs w:val="23"/>
          <w:shd w:val="clear" w:color="auto" w:fill="F1F0F0"/>
        </w:rPr>
        <w:t>, "Flutter &amp; Dart - The Complete Guide [2020 Edition]" [online] Available: &lt;</w:t>
      </w:r>
      <w:hyperlink r:id="rId21" w:tgtFrame="_blank" w:history="1">
        <w:r>
          <w:rPr>
            <w:rStyle w:val="Hyperlink"/>
            <w:rFonts w:ascii="Segoe UI" w:hAnsi="Segoe UI" w:cs="Segoe UI"/>
            <w:color w:val="000000"/>
            <w:sz w:val="23"/>
            <w:szCs w:val="23"/>
            <w:shd w:val="clear" w:color="auto" w:fill="F1F0F0"/>
          </w:rPr>
          <w:t>https://www.udemy.com/course/learn-flutter-dart-to-build-ios-android-apps/</w:t>
        </w:r>
      </w:hyperlink>
      <w:r>
        <w:rPr>
          <w:rFonts w:ascii="Segoe UI" w:hAnsi="Segoe UI" w:cs="Segoe UI"/>
          <w:color w:val="000000"/>
          <w:sz w:val="23"/>
          <w:szCs w:val="23"/>
          <w:shd w:val="clear" w:color="auto" w:fill="F1F0F0"/>
        </w:rPr>
        <w:t>&gt;</w:t>
      </w:r>
    </w:p>
    <w:p w14:paraId="617E3DA4" w14:textId="67547B51" w:rsidR="00613129" w:rsidRDefault="00613129" w:rsidP="005F1452">
      <w:pPr>
        <w:spacing w:line="360" w:lineRule="auto"/>
      </w:pPr>
      <w:r>
        <w:rPr>
          <w:rFonts w:ascii="Segoe UI" w:hAnsi="Segoe UI" w:cs="Segoe UI"/>
          <w:color w:val="000000"/>
          <w:sz w:val="23"/>
          <w:szCs w:val="23"/>
        </w:rPr>
        <w:br/>
      </w:r>
    </w:p>
    <w:p w14:paraId="152D898D" w14:textId="39EC14E4" w:rsidR="005F1452" w:rsidRDefault="00613129" w:rsidP="005F1452">
      <w:pPr>
        <w:spacing w:line="360" w:lineRule="auto"/>
        <w:rPr>
          <w:rFonts w:ascii="Times New Roman" w:hAnsi="Times New Roman" w:cs="Times New Roman"/>
          <w:sz w:val="24"/>
          <w:lang w:bidi="ar-SA"/>
        </w:rPr>
      </w:pPr>
      <w:r>
        <w:rPr>
          <w:rFonts w:ascii="Segoe UI" w:hAnsi="Segoe UI" w:cs="Segoe UI"/>
          <w:color w:val="000000"/>
          <w:sz w:val="23"/>
          <w:szCs w:val="23"/>
        </w:rPr>
        <w:br/>
      </w:r>
      <w:r>
        <w:rPr>
          <w:rFonts w:ascii="Segoe UI" w:hAnsi="Segoe UI" w:cs="Segoe UI"/>
          <w:color w:val="000000"/>
          <w:sz w:val="23"/>
          <w:szCs w:val="23"/>
        </w:rPr>
        <w:br/>
      </w:r>
      <w:r>
        <w:rPr>
          <w:rFonts w:ascii="Segoe UI" w:hAnsi="Segoe UI" w:cs="Segoe UI"/>
          <w:color w:val="000000"/>
          <w:sz w:val="23"/>
          <w:szCs w:val="23"/>
        </w:rPr>
        <w:br/>
      </w:r>
      <w:r>
        <w:rPr>
          <w:rFonts w:ascii="Segoe UI" w:hAnsi="Segoe UI" w:cs="Segoe UI"/>
          <w:color w:val="000000"/>
          <w:sz w:val="23"/>
          <w:szCs w:val="23"/>
        </w:rPr>
        <w:br/>
      </w:r>
      <w:r>
        <w:rPr>
          <w:rFonts w:ascii="Segoe UI" w:hAnsi="Segoe UI" w:cs="Segoe UI"/>
          <w:color w:val="000000"/>
          <w:sz w:val="23"/>
          <w:szCs w:val="23"/>
        </w:rPr>
        <w:br/>
      </w:r>
      <w:r>
        <w:rPr>
          <w:rFonts w:ascii="Segoe UI" w:hAnsi="Segoe UI" w:cs="Segoe UI"/>
          <w:color w:val="000000"/>
          <w:sz w:val="23"/>
          <w:szCs w:val="23"/>
        </w:rPr>
        <w:br/>
      </w:r>
    </w:p>
    <w:p w14:paraId="482AF8D8" w14:textId="3399563A" w:rsidR="00B371DE" w:rsidRDefault="00B371DE" w:rsidP="005F1452">
      <w:pPr>
        <w:spacing w:line="360" w:lineRule="auto"/>
        <w:rPr>
          <w:rFonts w:ascii="Times New Roman" w:hAnsi="Times New Roman" w:cs="Times New Roman"/>
          <w:sz w:val="24"/>
          <w:lang w:bidi="ar-SA"/>
        </w:rPr>
      </w:pPr>
    </w:p>
    <w:p w14:paraId="1C8DCE28" w14:textId="072A9B44" w:rsidR="00B371DE" w:rsidRDefault="00B371DE" w:rsidP="005F1452">
      <w:pPr>
        <w:spacing w:line="360" w:lineRule="auto"/>
        <w:rPr>
          <w:rFonts w:ascii="Times New Roman" w:hAnsi="Times New Roman" w:cs="Times New Roman"/>
          <w:sz w:val="24"/>
          <w:lang w:bidi="ar-SA"/>
        </w:rPr>
      </w:pPr>
    </w:p>
    <w:p w14:paraId="0893452A" w14:textId="14D11E59" w:rsidR="00B371DE" w:rsidRDefault="00B371DE" w:rsidP="005F1452">
      <w:pPr>
        <w:spacing w:line="360" w:lineRule="auto"/>
        <w:rPr>
          <w:rFonts w:ascii="Times New Roman" w:hAnsi="Times New Roman" w:cs="Times New Roman"/>
          <w:sz w:val="24"/>
          <w:lang w:bidi="ar-SA"/>
        </w:rPr>
      </w:pPr>
    </w:p>
    <w:p w14:paraId="3585F7C0" w14:textId="6F7E5C29" w:rsidR="00B371DE" w:rsidRDefault="00B371DE" w:rsidP="005F1452">
      <w:pPr>
        <w:spacing w:line="360" w:lineRule="auto"/>
        <w:rPr>
          <w:rFonts w:ascii="Times New Roman" w:hAnsi="Times New Roman" w:cs="Times New Roman"/>
          <w:sz w:val="24"/>
          <w:lang w:bidi="ar-SA"/>
        </w:rPr>
      </w:pPr>
    </w:p>
    <w:p w14:paraId="5DA281CF" w14:textId="3E5AD836" w:rsidR="00B371DE" w:rsidRDefault="00B371DE">
      <w:pPr>
        <w:spacing w:after="160" w:line="259" w:lineRule="auto"/>
        <w:rPr>
          <w:rFonts w:ascii="Times New Roman" w:hAnsi="Times New Roman" w:cs="Times New Roman"/>
          <w:sz w:val="24"/>
          <w:lang w:bidi="ar-SA"/>
        </w:rPr>
      </w:pPr>
      <w:r>
        <w:rPr>
          <w:rFonts w:ascii="Times New Roman" w:hAnsi="Times New Roman" w:cs="Times New Roman"/>
          <w:sz w:val="24"/>
          <w:lang w:bidi="ar-SA"/>
        </w:rPr>
        <w:br w:type="page"/>
      </w:r>
    </w:p>
    <w:p w14:paraId="3CC7199E" w14:textId="67ABB379" w:rsidR="00B371DE" w:rsidRDefault="00B371DE" w:rsidP="00B371DE">
      <w:pPr>
        <w:pStyle w:val="Heading1"/>
      </w:pPr>
      <w:bookmarkStart w:id="192" w:name="_Toc52015067"/>
      <w:bookmarkStart w:id="193" w:name="_Toc52202217"/>
      <w:bookmarkStart w:id="194" w:name="_Toc52203337"/>
      <w:r w:rsidRPr="00B371DE">
        <w:lastRenderedPageBreak/>
        <w:t>Appendix</w:t>
      </w:r>
      <w:bookmarkEnd w:id="192"/>
      <w:bookmarkEnd w:id="193"/>
      <w:bookmarkEnd w:id="194"/>
      <w:r w:rsidRPr="00B371DE">
        <w:t> </w:t>
      </w:r>
    </w:p>
    <w:p w14:paraId="41110844" w14:textId="77777777" w:rsidR="00B371DE" w:rsidRPr="00B371DE" w:rsidRDefault="00B371DE" w:rsidP="00B371DE">
      <w:pPr>
        <w:rPr>
          <w:lang w:bidi="ar-SA"/>
        </w:rPr>
      </w:pPr>
    </w:p>
    <w:tbl>
      <w:tblPr>
        <w:tblW w:w="9324" w:type="dxa"/>
        <w:tblInd w:w="-399" w:type="dxa"/>
        <w:tblCellMar>
          <w:top w:w="15" w:type="dxa"/>
          <w:left w:w="15" w:type="dxa"/>
          <w:bottom w:w="15" w:type="dxa"/>
          <w:right w:w="15" w:type="dxa"/>
        </w:tblCellMar>
        <w:tblLook w:val="04A0" w:firstRow="1" w:lastRow="0" w:firstColumn="1" w:lastColumn="0" w:noHBand="0" w:noVBand="1"/>
      </w:tblPr>
      <w:tblGrid>
        <w:gridCol w:w="3215"/>
        <w:gridCol w:w="521"/>
        <w:gridCol w:w="521"/>
        <w:gridCol w:w="521"/>
        <w:gridCol w:w="522"/>
        <w:gridCol w:w="522"/>
        <w:gridCol w:w="522"/>
        <w:gridCol w:w="522"/>
        <w:gridCol w:w="522"/>
        <w:gridCol w:w="522"/>
        <w:gridCol w:w="707"/>
        <w:gridCol w:w="707"/>
      </w:tblGrid>
      <w:tr w:rsidR="00B371DE" w14:paraId="7D801CA8" w14:textId="77777777" w:rsidTr="00613129">
        <w:trPr>
          <w:trHeight w:val="4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E8409" w14:textId="77777777" w:rsidR="00B371DE" w:rsidRDefault="00B371DE" w:rsidP="00613129">
            <w:pPr>
              <w:pStyle w:val="NormalWeb"/>
              <w:spacing w:before="240" w:beforeAutospacing="0" w:after="240" w:afterAutospacing="0"/>
            </w:pPr>
            <w:r>
              <w:rPr>
                <w:b/>
                <w:bCs/>
                <w:color w:val="000000"/>
                <w:sz w:val="28"/>
                <w:szCs w:val="28"/>
              </w:rPr>
              <w:t>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C2B9B" w14:textId="77777777" w:rsidR="00B371DE" w:rsidRDefault="00B371DE" w:rsidP="00613129">
            <w:pPr>
              <w:pStyle w:val="NormalWeb"/>
              <w:spacing w:before="240" w:beforeAutospacing="0" w:after="240" w:afterAutospacing="0"/>
            </w:pPr>
            <w:r>
              <w:rPr>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1A715" w14:textId="77777777" w:rsidR="00B371DE" w:rsidRDefault="00B371DE" w:rsidP="00613129">
            <w:pPr>
              <w:pStyle w:val="NormalWeb"/>
              <w:spacing w:before="240" w:beforeAutospacing="0" w:after="240" w:afterAutospacing="0"/>
            </w:pPr>
            <w:r>
              <w:rPr>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3BF4C" w14:textId="77777777" w:rsidR="00B371DE" w:rsidRDefault="00B371DE" w:rsidP="00613129">
            <w:pPr>
              <w:pStyle w:val="NormalWeb"/>
              <w:spacing w:before="240" w:beforeAutospacing="0" w:after="240" w:afterAutospacing="0"/>
            </w:pPr>
            <w:r>
              <w:rPr>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EAB50" w14:textId="77777777" w:rsidR="00B371DE" w:rsidRDefault="00B371DE" w:rsidP="00613129">
            <w:pPr>
              <w:pStyle w:val="NormalWeb"/>
              <w:spacing w:before="240" w:beforeAutospacing="0" w:after="240" w:afterAutospacing="0"/>
            </w:pPr>
            <w:r>
              <w:rPr>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EFAB3" w14:textId="77777777" w:rsidR="00B371DE" w:rsidRDefault="00B371DE" w:rsidP="00613129">
            <w:pPr>
              <w:pStyle w:val="NormalWeb"/>
              <w:spacing w:before="240" w:beforeAutospacing="0" w:after="240" w:afterAutospacing="0"/>
            </w:pPr>
            <w:r>
              <w:rPr>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46851" w14:textId="77777777" w:rsidR="00B371DE" w:rsidRDefault="00B371DE" w:rsidP="00613129">
            <w:pPr>
              <w:pStyle w:val="NormalWeb"/>
              <w:spacing w:before="240" w:beforeAutospacing="0" w:after="240" w:afterAutospacing="0"/>
            </w:pPr>
            <w:r>
              <w:rPr>
                <w:color w:val="000000"/>
                <w:sz w:val="22"/>
                <w:szCs w:val="22"/>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2A33F" w14:textId="77777777" w:rsidR="00B371DE" w:rsidRDefault="00B371DE" w:rsidP="00613129">
            <w:pPr>
              <w:pStyle w:val="NormalWeb"/>
              <w:spacing w:before="240" w:beforeAutospacing="0" w:after="240" w:afterAutospacing="0"/>
            </w:pPr>
            <w:r>
              <w:rPr>
                <w:color w:val="000000"/>
                <w:sz w:val="22"/>
                <w:szCs w:val="22"/>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D8E17" w14:textId="77777777" w:rsidR="00B371DE" w:rsidRDefault="00B371DE" w:rsidP="00613129">
            <w:pPr>
              <w:pStyle w:val="NormalWeb"/>
              <w:spacing w:before="240" w:beforeAutospacing="0" w:after="240" w:afterAutospacing="0"/>
            </w:pPr>
            <w:r>
              <w:rPr>
                <w:color w:val="000000"/>
                <w:sz w:val="22"/>
                <w:szCs w:val="22"/>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0E470" w14:textId="77777777" w:rsidR="00B371DE" w:rsidRDefault="00B371DE" w:rsidP="00613129">
            <w:pPr>
              <w:pStyle w:val="NormalWeb"/>
              <w:spacing w:before="240" w:beforeAutospacing="0" w:after="240" w:afterAutospacing="0"/>
            </w:pPr>
            <w:r>
              <w:rPr>
                <w:color w:val="000000"/>
                <w:sz w:val="22"/>
                <w:szCs w:val="22"/>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8A5F5" w14:textId="77777777" w:rsidR="00B371DE" w:rsidRDefault="00B371DE" w:rsidP="00613129">
            <w:pPr>
              <w:pStyle w:val="NormalWeb"/>
              <w:spacing w:before="240" w:beforeAutospacing="0" w:after="240" w:afterAutospacing="0"/>
            </w:pPr>
            <w:r>
              <w:rPr>
                <w:color w:val="000000"/>
                <w:sz w:val="22"/>
                <w:szCs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378D9" w14:textId="77777777" w:rsidR="00B371DE" w:rsidRDefault="00B371DE" w:rsidP="00613129">
            <w:pPr>
              <w:pStyle w:val="NormalWeb"/>
              <w:spacing w:before="240" w:beforeAutospacing="0" w:after="240" w:afterAutospacing="0"/>
            </w:pPr>
            <w:r>
              <w:rPr>
                <w:color w:val="000000"/>
                <w:sz w:val="22"/>
                <w:szCs w:val="22"/>
              </w:rPr>
              <w:t>11</w:t>
            </w:r>
          </w:p>
        </w:tc>
      </w:tr>
      <w:tr w:rsidR="00B371DE" w14:paraId="628E6944" w14:textId="77777777" w:rsidTr="00613129">
        <w:trPr>
          <w:trHeight w:val="5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854BD" w14:textId="77777777" w:rsidR="00B371DE" w:rsidRDefault="00B371DE" w:rsidP="00613129">
            <w:pPr>
              <w:pStyle w:val="NormalWeb"/>
              <w:spacing w:before="240" w:beforeAutospacing="0" w:after="240" w:afterAutospacing="0"/>
            </w:pPr>
            <w:r>
              <w:rPr>
                <w:color w:val="000000"/>
                <w:sz w:val="22"/>
                <w:szCs w:val="22"/>
              </w:rPr>
              <w:t>Research and study</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2437AC4E"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06D9F76B"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5777E"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622BF"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FCA88"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9B8BE"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13C3F"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11407"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A33E7"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5D2DA"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6B5EF" w14:textId="77777777" w:rsidR="00B371DE" w:rsidRDefault="00B371DE" w:rsidP="00613129">
            <w:pPr>
              <w:pStyle w:val="NormalWeb"/>
              <w:spacing w:before="240" w:beforeAutospacing="0" w:after="240" w:afterAutospacing="0"/>
            </w:pPr>
            <w:r>
              <w:rPr>
                <w:color w:val="000000"/>
                <w:sz w:val="22"/>
                <w:szCs w:val="22"/>
              </w:rPr>
              <w:t> </w:t>
            </w:r>
          </w:p>
        </w:tc>
      </w:tr>
      <w:tr w:rsidR="00B371DE" w14:paraId="70312F03" w14:textId="77777777" w:rsidTr="00613129">
        <w:trPr>
          <w:trHeight w:val="4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93CF5" w14:textId="77777777" w:rsidR="00B371DE" w:rsidRDefault="00B371DE" w:rsidP="00613129">
            <w:pPr>
              <w:pStyle w:val="NormalWeb"/>
              <w:spacing w:before="240" w:beforeAutospacing="0" w:after="240" w:afterAutospacing="0"/>
            </w:pPr>
            <w:r>
              <w:rPr>
                <w:color w:val="000000"/>
                <w:sz w:val="22"/>
                <w:szCs w:val="22"/>
              </w:rPr>
              <w:t>Graphic Designing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44205"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58A71"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434CD59C"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75ABA33A"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1D4F1"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F88A"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5C1EA"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D0A8B"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A5CD8"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8CF51"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63237" w14:textId="77777777" w:rsidR="00B371DE" w:rsidRDefault="00B371DE" w:rsidP="00613129">
            <w:pPr>
              <w:pStyle w:val="NormalWeb"/>
              <w:spacing w:before="240" w:beforeAutospacing="0" w:after="240" w:afterAutospacing="0"/>
            </w:pPr>
            <w:r>
              <w:rPr>
                <w:color w:val="000000"/>
                <w:sz w:val="22"/>
                <w:szCs w:val="22"/>
              </w:rPr>
              <w:t> </w:t>
            </w:r>
          </w:p>
        </w:tc>
      </w:tr>
      <w:tr w:rsidR="00B371DE" w14:paraId="514BFE14" w14:textId="77777777" w:rsidTr="00613129">
        <w:trPr>
          <w:trHeight w:val="5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5676C" w14:textId="77777777" w:rsidR="00B371DE" w:rsidRDefault="00B371DE" w:rsidP="00613129">
            <w:pPr>
              <w:pStyle w:val="NormalWeb"/>
              <w:spacing w:before="240" w:beforeAutospacing="0" w:after="240" w:afterAutospacing="0"/>
            </w:pPr>
            <w:r>
              <w:rPr>
                <w:color w:val="000000"/>
                <w:sz w:val="22"/>
                <w:szCs w:val="22"/>
              </w:rPr>
              <w:t>Core Programming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D7246"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5D1AD"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9C96A"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0D31A"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097F865B"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7C5218E9"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7492AA43"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399AC3DA"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01585140"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1A991"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2E4AF" w14:textId="77777777" w:rsidR="00B371DE" w:rsidRDefault="00B371DE" w:rsidP="00613129">
            <w:pPr>
              <w:pStyle w:val="NormalWeb"/>
              <w:spacing w:before="240" w:beforeAutospacing="0" w:after="240" w:afterAutospacing="0"/>
            </w:pPr>
            <w:r>
              <w:rPr>
                <w:color w:val="000000"/>
                <w:sz w:val="22"/>
                <w:szCs w:val="22"/>
              </w:rPr>
              <w:t> </w:t>
            </w:r>
          </w:p>
        </w:tc>
      </w:tr>
      <w:tr w:rsidR="00B371DE" w14:paraId="6D2122E4" w14:textId="77777777" w:rsidTr="00613129">
        <w:trPr>
          <w:trHeight w:val="4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F2818" w14:textId="77777777" w:rsidR="00B371DE" w:rsidRDefault="00B371DE" w:rsidP="00613129">
            <w:pPr>
              <w:pStyle w:val="NormalWeb"/>
              <w:spacing w:before="240" w:beforeAutospacing="0" w:after="240" w:afterAutospacing="0"/>
            </w:pPr>
            <w:r>
              <w:rPr>
                <w:color w:val="000000"/>
                <w:sz w:val="22"/>
                <w:szCs w:val="22"/>
              </w:rPr>
              <w:t>Program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210F6"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18B1A"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24734"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258CC"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5922F"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5C327"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A435"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45474"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2898BFC2"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0701323F"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15A46" w14:textId="77777777" w:rsidR="00B371DE" w:rsidRDefault="00B371DE" w:rsidP="00613129">
            <w:pPr>
              <w:pStyle w:val="NormalWeb"/>
              <w:spacing w:before="240" w:beforeAutospacing="0" w:after="240" w:afterAutospacing="0"/>
            </w:pPr>
            <w:r>
              <w:rPr>
                <w:color w:val="000000"/>
                <w:sz w:val="22"/>
                <w:szCs w:val="22"/>
              </w:rPr>
              <w:t> </w:t>
            </w:r>
          </w:p>
        </w:tc>
      </w:tr>
      <w:tr w:rsidR="00B371DE" w14:paraId="09F85BBE" w14:textId="77777777" w:rsidTr="00613129">
        <w:trPr>
          <w:trHeight w:val="4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48183" w14:textId="77777777" w:rsidR="00B371DE" w:rsidRDefault="00B371DE" w:rsidP="00613129">
            <w:pPr>
              <w:pStyle w:val="NormalWeb"/>
              <w:spacing w:before="240" w:beforeAutospacing="0" w:after="240" w:afterAutospacing="0"/>
            </w:pPr>
            <w:r>
              <w:rPr>
                <w:color w:val="000000"/>
                <w:sz w:val="22"/>
                <w:szCs w:val="22"/>
              </w:rPr>
              <w:t>Documentation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93BA7"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2774C"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75B61"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957A1"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38897"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BDF2B"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D7E6B"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783D8"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9DF6B"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2CBCDF91" w14:textId="77777777" w:rsidR="00B371DE" w:rsidRDefault="00B371DE" w:rsidP="00613129">
            <w:pPr>
              <w:pStyle w:val="NormalWeb"/>
              <w:spacing w:before="240" w:beforeAutospacing="0" w:after="24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64D99364" w14:textId="77777777" w:rsidR="00B371DE" w:rsidRDefault="00B371DE" w:rsidP="00613129">
            <w:pPr>
              <w:pStyle w:val="NormalWeb"/>
              <w:spacing w:before="240" w:beforeAutospacing="0" w:after="240" w:afterAutospacing="0"/>
            </w:pPr>
            <w:r>
              <w:rPr>
                <w:color w:val="000000"/>
                <w:sz w:val="22"/>
                <w:szCs w:val="22"/>
              </w:rPr>
              <w:t> </w:t>
            </w:r>
          </w:p>
        </w:tc>
      </w:tr>
    </w:tbl>
    <w:p w14:paraId="17E43788" w14:textId="77777777" w:rsidR="00B371DE" w:rsidRDefault="00B371DE" w:rsidP="00B371DE">
      <w:pPr>
        <w:pStyle w:val="NormalWeb"/>
        <w:spacing w:before="240" w:beforeAutospacing="0" w:after="240" w:afterAutospacing="0"/>
        <w:jc w:val="center"/>
        <w:rPr>
          <w:b/>
          <w:bCs/>
          <w:color w:val="000000"/>
        </w:rPr>
      </w:pPr>
      <w:r>
        <w:rPr>
          <w:b/>
          <w:bCs/>
          <w:color w:val="000000"/>
          <w:sz w:val="20"/>
          <w:szCs w:val="20"/>
        </w:rPr>
        <w:t>Table 5.1: Gantt Chart</w:t>
      </w:r>
    </w:p>
    <w:p w14:paraId="29331607" w14:textId="77777777" w:rsidR="00B371DE" w:rsidRDefault="00B371DE" w:rsidP="00B371DE">
      <w:pPr>
        <w:pStyle w:val="NormalWeb"/>
        <w:spacing w:before="240" w:beforeAutospacing="0" w:after="240" w:afterAutospacing="0"/>
        <w:jc w:val="both"/>
      </w:pPr>
      <w:r>
        <w:rPr>
          <w:b/>
          <w:bCs/>
          <w:color w:val="000000"/>
          <w:sz w:val="28"/>
          <w:szCs w:val="28"/>
        </w:rPr>
        <w:t>Tasks</w:t>
      </w:r>
      <w:r>
        <w:rPr>
          <w:color w:val="000000"/>
          <w:sz w:val="22"/>
          <w:szCs w:val="22"/>
        </w:rPr>
        <w:t>:</w:t>
      </w:r>
    </w:p>
    <w:p w14:paraId="27E0D82C" w14:textId="77777777" w:rsidR="00B371DE" w:rsidRDefault="00B371DE" w:rsidP="00B371DE">
      <w:pPr>
        <w:pStyle w:val="NormalWeb"/>
        <w:numPr>
          <w:ilvl w:val="0"/>
          <w:numId w:val="6"/>
        </w:numPr>
        <w:spacing w:before="0" w:beforeAutospacing="0" w:after="0" w:afterAutospacing="0" w:line="360" w:lineRule="auto"/>
        <w:jc w:val="both"/>
        <w:textAlignment w:val="baseline"/>
        <w:rPr>
          <w:rFonts w:ascii="Arial" w:hAnsi="Arial" w:cs="Arial"/>
          <w:color w:val="000000"/>
          <w:sz w:val="22"/>
          <w:szCs w:val="22"/>
        </w:rPr>
      </w:pPr>
      <w:r>
        <w:rPr>
          <w:color w:val="000000"/>
          <w:sz w:val="22"/>
          <w:szCs w:val="22"/>
        </w:rPr>
        <w:t>Research and Study</w:t>
      </w:r>
    </w:p>
    <w:p w14:paraId="77D1CA5A" w14:textId="77777777" w:rsidR="00B371DE" w:rsidRDefault="00B371DE" w:rsidP="00B371DE">
      <w:pPr>
        <w:pStyle w:val="NormalWeb"/>
        <w:numPr>
          <w:ilvl w:val="0"/>
          <w:numId w:val="6"/>
        </w:numPr>
        <w:spacing w:before="0" w:beforeAutospacing="0" w:after="0" w:afterAutospacing="0" w:line="360" w:lineRule="auto"/>
        <w:jc w:val="both"/>
        <w:textAlignment w:val="baseline"/>
        <w:rPr>
          <w:rFonts w:ascii="Arial" w:hAnsi="Arial" w:cs="Arial"/>
          <w:color w:val="000000"/>
          <w:sz w:val="22"/>
          <w:szCs w:val="22"/>
        </w:rPr>
      </w:pPr>
      <w:r>
        <w:rPr>
          <w:color w:val="000000"/>
          <w:sz w:val="22"/>
          <w:szCs w:val="22"/>
        </w:rPr>
        <w:t>Graphic Designing</w:t>
      </w:r>
    </w:p>
    <w:p w14:paraId="464CCBA4" w14:textId="77777777" w:rsidR="00B371DE" w:rsidRDefault="00B371DE" w:rsidP="00B371DE">
      <w:pPr>
        <w:pStyle w:val="NormalWeb"/>
        <w:numPr>
          <w:ilvl w:val="0"/>
          <w:numId w:val="6"/>
        </w:numPr>
        <w:spacing w:before="0" w:beforeAutospacing="0" w:after="0" w:afterAutospacing="0" w:line="360" w:lineRule="auto"/>
        <w:jc w:val="both"/>
        <w:textAlignment w:val="baseline"/>
        <w:rPr>
          <w:rFonts w:ascii="Arial" w:hAnsi="Arial" w:cs="Arial"/>
          <w:color w:val="000000"/>
          <w:sz w:val="22"/>
          <w:szCs w:val="22"/>
        </w:rPr>
      </w:pPr>
      <w:r>
        <w:rPr>
          <w:color w:val="000000"/>
          <w:sz w:val="22"/>
          <w:szCs w:val="22"/>
        </w:rPr>
        <w:t>Core Programming</w:t>
      </w:r>
    </w:p>
    <w:p w14:paraId="0B2D309E" w14:textId="77777777" w:rsidR="00B371DE" w:rsidRDefault="00B371DE" w:rsidP="00B371DE">
      <w:pPr>
        <w:pStyle w:val="NormalWeb"/>
        <w:numPr>
          <w:ilvl w:val="0"/>
          <w:numId w:val="6"/>
        </w:numPr>
        <w:spacing w:before="0" w:beforeAutospacing="0" w:after="0" w:afterAutospacing="0" w:line="360" w:lineRule="auto"/>
        <w:jc w:val="both"/>
        <w:textAlignment w:val="baseline"/>
        <w:rPr>
          <w:rFonts w:ascii="Arial" w:hAnsi="Arial" w:cs="Arial"/>
          <w:color w:val="000000"/>
          <w:sz w:val="22"/>
          <w:szCs w:val="22"/>
        </w:rPr>
      </w:pPr>
      <w:r>
        <w:rPr>
          <w:color w:val="000000"/>
          <w:sz w:val="22"/>
          <w:szCs w:val="22"/>
        </w:rPr>
        <w:t>Program Testing</w:t>
      </w:r>
    </w:p>
    <w:p w14:paraId="5FAECF4D" w14:textId="77777777" w:rsidR="00B371DE" w:rsidRDefault="00B371DE" w:rsidP="00B371DE">
      <w:pPr>
        <w:pStyle w:val="NormalWeb"/>
        <w:numPr>
          <w:ilvl w:val="0"/>
          <w:numId w:val="6"/>
        </w:numPr>
        <w:spacing w:before="0" w:beforeAutospacing="0" w:after="240" w:afterAutospacing="0" w:line="360" w:lineRule="auto"/>
        <w:jc w:val="both"/>
        <w:textAlignment w:val="baseline"/>
        <w:rPr>
          <w:rFonts w:ascii="Arial" w:hAnsi="Arial" w:cs="Arial"/>
          <w:color w:val="000000"/>
          <w:sz w:val="22"/>
          <w:szCs w:val="22"/>
        </w:rPr>
      </w:pPr>
      <w:r>
        <w:rPr>
          <w:color w:val="000000"/>
          <w:sz w:val="22"/>
          <w:szCs w:val="22"/>
        </w:rPr>
        <w:t>Documentation</w:t>
      </w:r>
    </w:p>
    <w:p w14:paraId="505395C3" w14:textId="77777777" w:rsidR="00B371DE" w:rsidRDefault="00B371DE" w:rsidP="00B371DE">
      <w:pPr>
        <w:pStyle w:val="NormalWeb"/>
        <w:spacing w:before="240" w:beforeAutospacing="0" w:after="240" w:afterAutospacing="0"/>
        <w:jc w:val="both"/>
      </w:pPr>
      <w:r>
        <w:rPr>
          <w:color w:val="000000"/>
          <w:sz w:val="22"/>
          <w:szCs w:val="22"/>
        </w:rPr>
        <w:t> </w:t>
      </w:r>
    </w:p>
    <w:p w14:paraId="3E256CAE" w14:textId="6FFD4FE7" w:rsidR="00B371DE" w:rsidRDefault="00B371DE">
      <w:pPr>
        <w:spacing w:after="160" w:line="259" w:lineRule="auto"/>
        <w:rPr>
          <w:rFonts w:ascii="Times New Roman" w:hAnsi="Times New Roman" w:cs="Times New Roman"/>
          <w:sz w:val="24"/>
          <w:lang w:bidi="ar-SA"/>
        </w:rPr>
      </w:pPr>
      <w:r>
        <w:rPr>
          <w:rFonts w:ascii="Times New Roman" w:hAnsi="Times New Roman" w:cs="Times New Roman"/>
          <w:sz w:val="24"/>
          <w:lang w:bidi="ar-SA"/>
        </w:rPr>
        <w:br w:type="page"/>
      </w:r>
    </w:p>
    <w:p w14:paraId="63EF4355" w14:textId="14B2D506" w:rsidR="00B371DE" w:rsidRDefault="00B371DE" w:rsidP="00B371DE">
      <w:pPr>
        <w:pStyle w:val="Heading1"/>
      </w:pPr>
      <w:bookmarkStart w:id="195" w:name="_Toc52202218"/>
      <w:bookmarkStart w:id="196" w:name="_Toc52203338"/>
      <w:r>
        <w:lastRenderedPageBreak/>
        <w:t>Screen-Shots</w:t>
      </w:r>
      <w:bookmarkEnd w:id="195"/>
      <w:bookmarkEnd w:id="196"/>
      <w:r>
        <w:t xml:space="preserve"> </w:t>
      </w:r>
    </w:p>
    <w:p w14:paraId="6629BBE5" w14:textId="20B2277C" w:rsidR="00B371DE" w:rsidRDefault="00B371DE" w:rsidP="00B371DE">
      <w:pPr>
        <w:rPr>
          <w:lang w:bidi="ar-SA"/>
        </w:rPr>
      </w:pPr>
    </w:p>
    <w:p w14:paraId="07DE111B" w14:textId="4C9CBCA1" w:rsidR="00B371DE" w:rsidRPr="00B371DE" w:rsidRDefault="00B371DE" w:rsidP="00B371DE">
      <w:pPr>
        <w:rPr>
          <w:lang w:bidi="ar-SA"/>
        </w:rPr>
      </w:pPr>
    </w:p>
    <w:p w14:paraId="314D743E" w14:textId="37E83698" w:rsidR="00B371DE" w:rsidRDefault="00B371DE" w:rsidP="00B371DE">
      <w:pPr>
        <w:keepNext/>
      </w:pPr>
    </w:p>
    <w:p w14:paraId="7E720849" w14:textId="4A7D66C9" w:rsidR="00B371DE" w:rsidRDefault="00B371DE" w:rsidP="00B371DE">
      <w:pPr>
        <w:keepNext/>
      </w:pPr>
      <w:r>
        <w:rPr>
          <w:noProof/>
          <w:lang w:bidi="ar-SA"/>
        </w:rPr>
        <w:drawing>
          <wp:anchor distT="0" distB="0" distL="114300" distR="114300" simplePos="0" relativeHeight="251660288" behindDoc="0" locked="0" layoutInCell="1" allowOverlap="1" wp14:anchorId="654808BD" wp14:editId="7178C44C">
            <wp:simplePos x="0" y="0"/>
            <wp:positionH relativeFrom="column">
              <wp:posOffset>3551186</wp:posOffset>
            </wp:positionH>
            <wp:positionV relativeFrom="paragraph">
              <wp:posOffset>121861</wp:posOffset>
            </wp:positionV>
            <wp:extent cx="2728595" cy="438404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28595" cy="4384040"/>
                    </a:xfrm>
                    <a:prstGeom prst="rect">
                      <a:avLst/>
                    </a:prstGeom>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659264" behindDoc="0" locked="0" layoutInCell="1" allowOverlap="1" wp14:anchorId="048871E1" wp14:editId="45AB18CA">
            <wp:simplePos x="0" y="0"/>
            <wp:positionH relativeFrom="column">
              <wp:posOffset>-382861</wp:posOffset>
            </wp:positionH>
            <wp:positionV relativeFrom="paragraph">
              <wp:posOffset>164361</wp:posOffset>
            </wp:positionV>
            <wp:extent cx="2730500" cy="4384498"/>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0500" cy="4384498"/>
                    </a:xfrm>
                    <a:prstGeom prst="rect">
                      <a:avLst/>
                    </a:prstGeom>
                  </pic:spPr>
                </pic:pic>
              </a:graphicData>
            </a:graphic>
            <wp14:sizeRelH relativeFrom="page">
              <wp14:pctWidth>0</wp14:pctWidth>
            </wp14:sizeRelH>
            <wp14:sizeRelV relativeFrom="page">
              <wp14:pctHeight>0</wp14:pctHeight>
            </wp14:sizeRelV>
          </wp:anchor>
        </w:drawing>
      </w:r>
    </w:p>
    <w:p w14:paraId="48CDA737" w14:textId="7C5CD96B" w:rsidR="00B371DE" w:rsidRDefault="00B371DE">
      <w:pPr>
        <w:spacing w:after="160" w:line="259" w:lineRule="auto"/>
        <w:rPr>
          <w:rFonts w:ascii="Times New Roman" w:hAnsi="Times New Roman"/>
          <w:i/>
          <w:iCs/>
          <w:sz w:val="24"/>
          <w:szCs w:val="16"/>
          <w:lang w:bidi="ar-SA"/>
        </w:rPr>
      </w:pPr>
      <w:r>
        <w:rPr>
          <w:lang w:bidi="ar-SA"/>
        </w:rPr>
        <w:br w:type="page"/>
      </w:r>
    </w:p>
    <w:p w14:paraId="110DE63E" w14:textId="2F73DED8" w:rsidR="00B371DE" w:rsidRDefault="00B371DE" w:rsidP="00B371DE">
      <w:pPr>
        <w:pStyle w:val="Caption"/>
        <w:jc w:val="left"/>
        <w:rPr>
          <w:lang w:bidi="ar-SA"/>
        </w:rPr>
      </w:pPr>
      <w:r>
        <w:rPr>
          <w:noProof/>
          <w:lang w:bidi="ar-SA"/>
        </w:rPr>
        <w:lastRenderedPageBreak/>
        <w:drawing>
          <wp:anchor distT="0" distB="0" distL="114300" distR="114300" simplePos="0" relativeHeight="251662336" behindDoc="0" locked="0" layoutInCell="1" allowOverlap="1" wp14:anchorId="68E68DEB" wp14:editId="7B2646D8">
            <wp:simplePos x="0" y="0"/>
            <wp:positionH relativeFrom="column">
              <wp:posOffset>2913322</wp:posOffset>
            </wp:positionH>
            <wp:positionV relativeFrom="paragraph">
              <wp:posOffset>733647</wp:posOffset>
            </wp:positionV>
            <wp:extent cx="2725866" cy="4369981"/>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32397" cy="4380451"/>
                    </a:xfrm>
                    <a:prstGeom prst="rect">
                      <a:avLst/>
                    </a:prstGeom>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661312" behindDoc="0" locked="0" layoutInCell="1" allowOverlap="1" wp14:anchorId="749862D3" wp14:editId="34C15824">
            <wp:simplePos x="0" y="0"/>
            <wp:positionH relativeFrom="margin">
              <wp:posOffset>-531288</wp:posOffset>
            </wp:positionH>
            <wp:positionV relativeFrom="paragraph">
              <wp:posOffset>722985</wp:posOffset>
            </wp:positionV>
            <wp:extent cx="2754347" cy="4433776"/>
            <wp:effectExtent l="0" t="0" r="8255"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54347" cy="4433776"/>
                    </a:xfrm>
                    <a:prstGeom prst="rect">
                      <a:avLst/>
                    </a:prstGeom>
                  </pic:spPr>
                </pic:pic>
              </a:graphicData>
            </a:graphic>
            <wp14:sizeRelH relativeFrom="page">
              <wp14:pctWidth>0</wp14:pctWidth>
            </wp14:sizeRelH>
            <wp14:sizeRelV relativeFrom="page">
              <wp14:pctHeight>0</wp14:pctHeight>
            </wp14:sizeRelV>
          </wp:anchor>
        </w:drawing>
      </w:r>
    </w:p>
    <w:p w14:paraId="0B38C4C3" w14:textId="1BE11A79" w:rsidR="00B371DE" w:rsidRPr="00B371DE" w:rsidRDefault="00B371DE" w:rsidP="00B371DE">
      <w:pPr>
        <w:rPr>
          <w:lang w:bidi="ar-SA"/>
        </w:rPr>
      </w:pPr>
    </w:p>
    <w:p w14:paraId="25C15F30" w14:textId="066D7601" w:rsidR="00B371DE" w:rsidRPr="00B371DE" w:rsidRDefault="00B371DE" w:rsidP="00B371DE">
      <w:pPr>
        <w:rPr>
          <w:lang w:bidi="ar-SA"/>
        </w:rPr>
      </w:pPr>
    </w:p>
    <w:p w14:paraId="3054B55E" w14:textId="3CBEA90C" w:rsidR="00B371DE" w:rsidRPr="00B371DE" w:rsidRDefault="00B371DE" w:rsidP="00B371DE">
      <w:pPr>
        <w:rPr>
          <w:lang w:bidi="ar-SA"/>
        </w:rPr>
      </w:pPr>
    </w:p>
    <w:p w14:paraId="7967F94A" w14:textId="24D3741C" w:rsidR="00B371DE" w:rsidRPr="00B371DE" w:rsidRDefault="00B371DE" w:rsidP="00B371DE">
      <w:pPr>
        <w:rPr>
          <w:lang w:bidi="ar-SA"/>
        </w:rPr>
      </w:pPr>
    </w:p>
    <w:p w14:paraId="5F1A231F" w14:textId="08C24B02" w:rsidR="00B371DE" w:rsidRPr="00B371DE" w:rsidRDefault="00B371DE" w:rsidP="00B371DE">
      <w:pPr>
        <w:rPr>
          <w:lang w:bidi="ar-SA"/>
        </w:rPr>
      </w:pPr>
    </w:p>
    <w:p w14:paraId="20C4510A" w14:textId="2665A0C9" w:rsidR="00B371DE" w:rsidRPr="00B371DE" w:rsidRDefault="00B371DE" w:rsidP="00B371DE">
      <w:pPr>
        <w:rPr>
          <w:lang w:bidi="ar-SA"/>
        </w:rPr>
      </w:pPr>
    </w:p>
    <w:p w14:paraId="23D602AF" w14:textId="6431A7DF" w:rsidR="00B371DE" w:rsidRPr="00B371DE" w:rsidRDefault="00B371DE" w:rsidP="00B371DE">
      <w:pPr>
        <w:rPr>
          <w:lang w:bidi="ar-SA"/>
        </w:rPr>
      </w:pPr>
    </w:p>
    <w:p w14:paraId="60020DF8" w14:textId="49DEDBE1" w:rsidR="00B371DE" w:rsidRPr="00B371DE" w:rsidRDefault="00B371DE" w:rsidP="00B371DE">
      <w:pPr>
        <w:rPr>
          <w:lang w:bidi="ar-SA"/>
        </w:rPr>
      </w:pPr>
    </w:p>
    <w:p w14:paraId="05A61917" w14:textId="501D2C5F" w:rsidR="00B371DE" w:rsidRPr="00B371DE" w:rsidRDefault="00B371DE" w:rsidP="00B371DE">
      <w:pPr>
        <w:rPr>
          <w:lang w:bidi="ar-SA"/>
        </w:rPr>
      </w:pPr>
    </w:p>
    <w:p w14:paraId="0A3C0804" w14:textId="3C0C2A37" w:rsidR="00B371DE" w:rsidRPr="00B371DE" w:rsidRDefault="00B371DE" w:rsidP="00B371DE">
      <w:pPr>
        <w:rPr>
          <w:lang w:bidi="ar-SA"/>
        </w:rPr>
      </w:pPr>
    </w:p>
    <w:p w14:paraId="39BC52A1" w14:textId="08BAAB61" w:rsidR="00B371DE" w:rsidRPr="00B371DE" w:rsidRDefault="00B371DE" w:rsidP="00B371DE">
      <w:pPr>
        <w:rPr>
          <w:lang w:bidi="ar-SA"/>
        </w:rPr>
      </w:pPr>
    </w:p>
    <w:p w14:paraId="7C4D6740" w14:textId="407EF93D" w:rsidR="00B371DE" w:rsidRPr="00B371DE" w:rsidRDefault="00B371DE" w:rsidP="00B371DE">
      <w:pPr>
        <w:rPr>
          <w:lang w:bidi="ar-SA"/>
        </w:rPr>
      </w:pPr>
    </w:p>
    <w:p w14:paraId="622C5DB8" w14:textId="5B143D66" w:rsidR="00B371DE" w:rsidRPr="00B371DE" w:rsidRDefault="00B371DE" w:rsidP="00B371DE">
      <w:pPr>
        <w:rPr>
          <w:lang w:bidi="ar-SA"/>
        </w:rPr>
      </w:pPr>
    </w:p>
    <w:p w14:paraId="32845EED" w14:textId="1B3A8104" w:rsidR="00B371DE" w:rsidRPr="00B371DE" w:rsidRDefault="00B371DE" w:rsidP="00B371DE">
      <w:pPr>
        <w:rPr>
          <w:lang w:bidi="ar-SA"/>
        </w:rPr>
      </w:pPr>
    </w:p>
    <w:p w14:paraId="2E7444E8" w14:textId="3D843293" w:rsidR="00B371DE" w:rsidRPr="00B371DE" w:rsidRDefault="00B371DE" w:rsidP="00B371DE">
      <w:pPr>
        <w:rPr>
          <w:lang w:bidi="ar-SA"/>
        </w:rPr>
      </w:pPr>
    </w:p>
    <w:p w14:paraId="13951762" w14:textId="59AEC63E" w:rsidR="00B371DE" w:rsidRPr="00B371DE" w:rsidRDefault="00B371DE" w:rsidP="00B371DE">
      <w:pPr>
        <w:rPr>
          <w:lang w:bidi="ar-SA"/>
        </w:rPr>
      </w:pPr>
    </w:p>
    <w:p w14:paraId="20F828D8" w14:textId="6B43A4A8" w:rsidR="00B371DE" w:rsidRPr="00B371DE" w:rsidRDefault="00B371DE" w:rsidP="00B371DE">
      <w:pPr>
        <w:rPr>
          <w:lang w:bidi="ar-SA"/>
        </w:rPr>
      </w:pPr>
    </w:p>
    <w:p w14:paraId="1D10B818" w14:textId="25733C53" w:rsidR="00B371DE" w:rsidRPr="00B371DE" w:rsidRDefault="00B371DE" w:rsidP="00B371DE">
      <w:pPr>
        <w:rPr>
          <w:lang w:bidi="ar-SA"/>
        </w:rPr>
      </w:pPr>
    </w:p>
    <w:p w14:paraId="50DDFA31" w14:textId="6ED412EC" w:rsidR="00B371DE" w:rsidRPr="00B371DE" w:rsidRDefault="00B371DE" w:rsidP="00B371DE">
      <w:pPr>
        <w:rPr>
          <w:lang w:bidi="ar-SA"/>
        </w:rPr>
      </w:pPr>
    </w:p>
    <w:p w14:paraId="58E6E1DE" w14:textId="2C73DE7C" w:rsidR="00B371DE" w:rsidRPr="00B371DE" w:rsidRDefault="00B371DE" w:rsidP="00B371DE">
      <w:pPr>
        <w:rPr>
          <w:lang w:bidi="ar-SA"/>
        </w:rPr>
      </w:pPr>
    </w:p>
    <w:p w14:paraId="742B16E8" w14:textId="341AB6A5" w:rsidR="00B371DE" w:rsidRPr="00B371DE" w:rsidRDefault="00B371DE" w:rsidP="00B371DE">
      <w:pPr>
        <w:rPr>
          <w:lang w:bidi="ar-SA"/>
        </w:rPr>
      </w:pPr>
    </w:p>
    <w:p w14:paraId="7FDDB539" w14:textId="777E5160" w:rsidR="00B371DE" w:rsidRPr="00B371DE" w:rsidRDefault="00B371DE" w:rsidP="00B371DE">
      <w:pPr>
        <w:rPr>
          <w:lang w:bidi="ar-SA"/>
        </w:rPr>
      </w:pPr>
    </w:p>
    <w:p w14:paraId="4404D1E0" w14:textId="07F45DEA" w:rsidR="00B371DE" w:rsidRPr="00B371DE" w:rsidRDefault="00B371DE" w:rsidP="00B371DE">
      <w:pPr>
        <w:rPr>
          <w:lang w:bidi="ar-SA"/>
        </w:rPr>
      </w:pPr>
    </w:p>
    <w:p w14:paraId="44C37DD3" w14:textId="1ABEDAC0" w:rsidR="00B371DE" w:rsidRPr="00B371DE" w:rsidRDefault="00B371DE" w:rsidP="00B371DE">
      <w:pPr>
        <w:rPr>
          <w:lang w:bidi="ar-SA"/>
        </w:rPr>
      </w:pPr>
    </w:p>
    <w:p w14:paraId="26DABC16" w14:textId="306E64A5" w:rsidR="00B371DE" w:rsidRPr="00B371DE" w:rsidRDefault="00B371DE" w:rsidP="00B371DE">
      <w:pPr>
        <w:rPr>
          <w:lang w:bidi="ar-SA"/>
        </w:rPr>
      </w:pPr>
    </w:p>
    <w:p w14:paraId="1617E0D1" w14:textId="2D18615B" w:rsidR="00B371DE" w:rsidRPr="00B371DE" w:rsidRDefault="00B371DE" w:rsidP="00B371DE">
      <w:pPr>
        <w:rPr>
          <w:lang w:bidi="ar-SA"/>
        </w:rPr>
      </w:pPr>
    </w:p>
    <w:p w14:paraId="1B5BB913" w14:textId="28D7DFA7" w:rsidR="00B371DE" w:rsidRPr="00B371DE" w:rsidRDefault="00B371DE" w:rsidP="00B371DE">
      <w:pPr>
        <w:rPr>
          <w:lang w:bidi="ar-SA"/>
        </w:rPr>
      </w:pPr>
    </w:p>
    <w:p w14:paraId="7CABC3A9" w14:textId="647E1ADC" w:rsidR="00B371DE" w:rsidRPr="00B371DE" w:rsidRDefault="00B371DE" w:rsidP="00B371DE">
      <w:pPr>
        <w:rPr>
          <w:lang w:bidi="ar-SA"/>
        </w:rPr>
      </w:pPr>
    </w:p>
    <w:p w14:paraId="54D95C7C" w14:textId="31BDF6D6" w:rsidR="00B371DE" w:rsidRPr="00B371DE" w:rsidRDefault="00B371DE" w:rsidP="00B371DE">
      <w:pPr>
        <w:rPr>
          <w:lang w:bidi="ar-SA"/>
        </w:rPr>
      </w:pPr>
    </w:p>
    <w:p w14:paraId="5FB337E6" w14:textId="79744952" w:rsidR="00B371DE" w:rsidRPr="00B371DE" w:rsidRDefault="00B371DE" w:rsidP="00B371DE">
      <w:pPr>
        <w:rPr>
          <w:lang w:bidi="ar-SA"/>
        </w:rPr>
      </w:pPr>
    </w:p>
    <w:p w14:paraId="7D2DB5AA" w14:textId="5D9F23BB" w:rsidR="00B371DE" w:rsidRPr="00B371DE" w:rsidRDefault="00B371DE" w:rsidP="00B371DE">
      <w:pPr>
        <w:rPr>
          <w:lang w:bidi="ar-SA"/>
        </w:rPr>
      </w:pPr>
    </w:p>
    <w:p w14:paraId="3D2AA935" w14:textId="28AA1BCA" w:rsidR="00B371DE" w:rsidRPr="00B371DE" w:rsidRDefault="00B371DE" w:rsidP="00B371DE">
      <w:pPr>
        <w:rPr>
          <w:lang w:bidi="ar-SA"/>
        </w:rPr>
      </w:pPr>
    </w:p>
    <w:p w14:paraId="20F8DD71" w14:textId="0653EF5A" w:rsidR="00B371DE" w:rsidRPr="00B371DE" w:rsidRDefault="00B371DE" w:rsidP="00B371DE">
      <w:pPr>
        <w:rPr>
          <w:lang w:bidi="ar-SA"/>
        </w:rPr>
      </w:pPr>
    </w:p>
    <w:p w14:paraId="5D12051E" w14:textId="175B3D4C" w:rsidR="00B371DE" w:rsidRPr="00B371DE" w:rsidRDefault="00B371DE" w:rsidP="00B371DE">
      <w:pPr>
        <w:rPr>
          <w:lang w:bidi="ar-SA"/>
        </w:rPr>
      </w:pPr>
    </w:p>
    <w:p w14:paraId="224B4795" w14:textId="3D05D0BB" w:rsidR="00B371DE" w:rsidRPr="00B371DE" w:rsidRDefault="00B371DE" w:rsidP="00B371DE">
      <w:pPr>
        <w:rPr>
          <w:lang w:bidi="ar-SA"/>
        </w:rPr>
      </w:pPr>
    </w:p>
    <w:p w14:paraId="23257937" w14:textId="6FA8004E" w:rsidR="00B371DE" w:rsidRPr="00B371DE" w:rsidRDefault="00B371DE" w:rsidP="00B371DE">
      <w:pPr>
        <w:rPr>
          <w:lang w:bidi="ar-SA"/>
        </w:rPr>
      </w:pPr>
    </w:p>
    <w:p w14:paraId="1B209B90" w14:textId="4CFC9417" w:rsidR="00B371DE" w:rsidRPr="00B371DE" w:rsidRDefault="00B371DE" w:rsidP="00B371DE">
      <w:pPr>
        <w:rPr>
          <w:lang w:bidi="ar-SA"/>
        </w:rPr>
      </w:pPr>
    </w:p>
    <w:p w14:paraId="10CA19B7" w14:textId="34492F6A" w:rsidR="00B371DE" w:rsidRPr="00B371DE" w:rsidRDefault="00B371DE" w:rsidP="00B371DE">
      <w:pPr>
        <w:rPr>
          <w:lang w:bidi="ar-SA"/>
        </w:rPr>
      </w:pPr>
    </w:p>
    <w:p w14:paraId="76ACB63E" w14:textId="5AD86654" w:rsidR="00B371DE" w:rsidRPr="00B371DE" w:rsidRDefault="00B371DE" w:rsidP="00B371DE">
      <w:pPr>
        <w:rPr>
          <w:lang w:bidi="ar-SA"/>
        </w:rPr>
      </w:pPr>
    </w:p>
    <w:p w14:paraId="3ADA7D75" w14:textId="6B0BBC48" w:rsidR="00B371DE" w:rsidRPr="00B371DE" w:rsidRDefault="00B371DE" w:rsidP="00B371DE">
      <w:pPr>
        <w:rPr>
          <w:lang w:bidi="ar-SA"/>
        </w:rPr>
      </w:pPr>
    </w:p>
    <w:p w14:paraId="3C42FAA3" w14:textId="70960904" w:rsidR="00B371DE" w:rsidRPr="00B371DE" w:rsidRDefault="00B371DE" w:rsidP="00B371DE">
      <w:pPr>
        <w:rPr>
          <w:lang w:bidi="ar-SA"/>
        </w:rPr>
      </w:pPr>
    </w:p>
    <w:p w14:paraId="46E4DB6F" w14:textId="54C30A43" w:rsidR="00B371DE" w:rsidRDefault="00B371DE">
      <w:pPr>
        <w:spacing w:after="160" w:line="259" w:lineRule="auto"/>
        <w:rPr>
          <w:lang w:bidi="ar-SA"/>
        </w:rPr>
      </w:pPr>
      <w:r>
        <w:rPr>
          <w:lang w:bidi="ar-SA"/>
        </w:rPr>
        <w:br w:type="page"/>
      </w:r>
    </w:p>
    <w:p w14:paraId="596D9D7B" w14:textId="6BAE12F6" w:rsidR="00B371DE" w:rsidRPr="00B371DE" w:rsidRDefault="00B371DE" w:rsidP="00B371DE">
      <w:pPr>
        <w:jc w:val="center"/>
        <w:rPr>
          <w:lang w:bidi="ar-SA"/>
        </w:rPr>
      </w:pPr>
      <w:r>
        <w:rPr>
          <w:noProof/>
          <w:lang w:bidi="ar-SA"/>
        </w:rPr>
        <w:lastRenderedPageBreak/>
        <w:drawing>
          <wp:anchor distT="0" distB="0" distL="114300" distR="114300" simplePos="0" relativeHeight="251664384" behindDoc="0" locked="0" layoutInCell="1" allowOverlap="1" wp14:anchorId="101A4E9F" wp14:editId="35F60EDD">
            <wp:simplePos x="0" y="0"/>
            <wp:positionH relativeFrom="column">
              <wp:posOffset>3083443</wp:posOffset>
            </wp:positionH>
            <wp:positionV relativeFrom="paragraph">
              <wp:posOffset>255181</wp:posOffset>
            </wp:positionV>
            <wp:extent cx="3213338" cy="5188098"/>
            <wp:effectExtent l="0" t="0" r="635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16881" cy="5193819"/>
                    </a:xfrm>
                    <a:prstGeom prst="rect">
                      <a:avLst/>
                    </a:prstGeom>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663360" behindDoc="0" locked="0" layoutInCell="1" allowOverlap="1" wp14:anchorId="67C4398F" wp14:editId="658B38A8">
            <wp:simplePos x="0" y="0"/>
            <wp:positionH relativeFrom="column">
              <wp:posOffset>-350874</wp:posOffset>
            </wp:positionH>
            <wp:positionV relativeFrom="paragraph">
              <wp:posOffset>287079</wp:posOffset>
            </wp:positionV>
            <wp:extent cx="3201508" cy="5156791"/>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1508" cy="5156791"/>
                    </a:xfrm>
                    <a:prstGeom prst="rect">
                      <a:avLst/>
                    </a:prstGeom>
                  </pic:spPr>
                </pic:pic>
              </a:graphicData>
            </a:graphic>
            <wp14:sizeRelH relativeFrom="page">
              <wp14:pctWidth>0</wp14:pctWidth>
            </wp14:sizeRelH>
            <wp14:sizeRelV relativeFrom="page">
              <wp14:pctHeight>0</wp14:pctHeight>
            </wp14:sizeRelV>
          </wp:anchor>
        </w:drawing>
      </w:r>
    </w:p>
    <w:sectPr w:rsidR="00B371DE" w:rsidRPr="00B371DE" w:rsidSect="00457964">
      <w:footerReference w:type="default" r:id="rId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A85DFC" w14:textId="77777777" w:rsidR="00AF5242" w:rsidRDefault="00AF5242" w:rsidP="00613129">
      <w:r>
        <w:separator/>
      </w:r>
    </w:p>
  </w:endnote>
  <w:endnote w:type="continuationSeparator" w:id="0">
    <w:p w14:paraId="62E5F2CA" w14:textId="77777777" w:rsidR="00AF5242" w:rsidRDefault="00AF5242" w:rsidP="00613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F1F43" w14:textId="391069D7" w:rsidR="00613129" w:rsidRDefault="00613129">
    <w:pPr>
      <w:pStyle w:val="Footer"/>
      <w:jc w:val="center"/>
      <w:rPr>
        <w:ins w:id="1" w:author="Shubh Dhital" w:date="2020-09-28T16:17:00Z"/>
      </w:rPr>
    </w:pPr>
  </w:p>
  <w:p w14:paraId="3CDCA670" w14:textId="77777777" w:rsidR="00613129" w:rsidRDefault="006131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ustomXmlInsRangeStart w:id="6" w:author="Shubh Dhital" w:date="2020-09-28T16:26:00Z"/>
  <w:sdt>
    <w:sdtPr>
      <w:id w:val="-855801688"/>
      <w:docPartObj>
        <w:docPartGallery w:val="Page Numbers (Bottom of Page)"/>
        <w:docPartUnique/>
      </w:docPartObj>
    </w:sdtPr>
    <w:sdtEndPr>
      <w:rPr>
        <w:noProof/>
      </w:rPr>
    </w:sdtEndPr>
    <w:sdtContent>
      <w:customXmlInsRangeEnd w:id="6"/>
      <w:p w14:paraId="17C086B3" w14:textId="1C59C94D" w:rsidR="00457964" w:rsidRDefault="00457964">
        <w:pPr>
          <w:pStyle w:val="Footer"/>
          <w:jc w:val="center"/>
          <w:rPr>
            <w:ins w:id="7" w:author="Shubh Dhital" w:date="2020-09-28T16:26:00Z"/>
          </w:rPr>
        </w:pPr>
        <w:ins w:id="8" w:author="Shubh Dhital" w:date="2020-09-28T16:26:00Z">
          <w:r>
            <w:fldChar w:fldCharType="begin"/>
          </w:r>
          <w:r>
            <w:instrText xml:space="preserve"> PAGE   \* MERGEFORMAT </w:instrText>
          </w:r>
          <w:r>
            <w:fldChar w:fldCharType="separate"/>
          </w:r>
          <w:r>
            <w:rPr>
              <w:noProof/>
            </w:rPr>
            <w:t>2</w:t>
          </w:r>
          <w:r>
            <w:rPr>
              <w:noProof/>
            </w:rPr>
            <w:fldChar w:fldCharType="end"/>
          </w:r>
        </w:ins>
      </w:p>
      <w:customXmlInsRangeStart w:id="9" w:author="Shubh Dhital" w:date="2020-09-28T16:26:00Z"/>
    </w:sdtContent>
  </w:sdt>
  <w:customXmlInsRangeEnd w:id="9"/>
  <w:p w14:paraId="0CD246B8" w14:textId="77777777" w:rsidR="00613129" w:rsidRDefault="006131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2ABFDE" w14:textId="76786D21" w:rsidR="00457964" w:rsidRDefault="00457964">
    <w:pPr>
      <w:pStyle w:val="Footer"/>
      <w:jc w:val="center"/>
      <w:rPr>
        <w:ins w:id="130" w:author="Shubh Dhital" w:date="2020-09-28T16:26:00Z"/>
      </w:rPr>
    </w:pPr>
  </w:p>
  <w:p w14:paraId="200F7307" w14:textId="77777777" w:rsidR="00457964" w:rsidRDefault="0045796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ustomXmlInsRangeStart w:id="197" w:author="Shubh Dhital" w:date="2020-09-28T16:19:00Z"/>
  <w:sdt>
    <w:sdtPr>
      <w:id w:val="-1892575300"/>
      <w:docPartObj>
        <w:docPartGallery w:val="Page Numbers (Bottom of Page)"/>
        <w:docPartUnique/>
      </w:docPartObj>
    </w:sdtPr>
    <w:sdtEndPr>
      <w:rPr>
        <w:noProof/>
      </w:rPr>
    </w:sdtEndPr>
    <w:sdtContent>
      <w:customXmlInsRangeEnd w:id="197"/>
      <w:p w14:paraId="2B217512" w14:textId="77777777" w:rsidR="00613129" w:rsidRDefault="00613129">
        <w:pPr>
          <w:pStyle w:val="Footer"/>
          <w:jc w:val="center"/>
          <w:rPr>
            <w:ins w:id="198" w:author="Shubh Dhital" w:date="2020-09-28T16:19:00Z"/>
          </w:rPr>
        </w:pPr>
        <w:ins w:id="199" w:author="Shubh Dhital" w:date="2020-09-28T16:19:00Z">
          <w:r>
            <w:fldChar w:fldCharType="begin"/>
          </w:r>
          <w:r>
            <w:instrText xml:space="preserve"> PAGE   \* MERGEFORMAT </w:instrText>
          </w:r>
          <w:r>
            <w:fldChar w:fldCharType="separate"/>
          </w:r>
          <w:r>
            <w:rPr>
              <w:noProof/>
            </w:rPr>
            <w:t>2</w:t>
          </w:r>
          <w:r>
            <w:rPr>
              <w:noProof/>
            </w:rPr>
            <w:fldChar w:fldCharType="end"/>
          </w:r>
        </w:ins>
      </w:p>
      <w:customXmlInsRangeStart w:id="200" w:author="Shubh Dhital" w:date="2020-09-28T16:19:00Z"/>
    </w:sdtContent>
  </w:sdt>
  <w:customXmlInsRangeEnd w:id="200"/>
  <w:p w14:paraId="3D94F4E1" w14:textId="77777777" w:rsidR="00613129" w:rsidRDefault="006131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4E3883" w14:textId="77777777" w:rsidR="00AF5242" w:rsidRDefault="00AF5242" w:rsidP="00613129">
      <w:r>
        <w:separator/>
      </w:r>
    </w:p>
  </w:footnote>
  <w:footnote w:type="continuationSeparator" w:id="0">
    <w:p w14:paraId="5F9074FB" w14:textId="77777777" w:rsidR="00AF5242" w:rsidRDefault="00AF5242" w:rsidP="006131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694970"/>
    <w:multiLevelType w:val="hybridMultilevel"/>
    <w:tmpl w:val="07CC9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88046D"/>
    <w:multiLevelType w:val="hybridMultilevel"/>
    <w:tmpl w:val="D1A8C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1D685C"/>
    <w:multiLevelType w:val="hybridMultilevel"/>
    <w:tmpl w:val="F432A71E"/>
    <w:lvl w:ilvl="0" w:tplc="EFA65540">
      <w:start w:val="1"/>
      <w:numFmt w:val="decimal"/>
      <w:lvlText w:val="%1)"/>
      <w:lvlJc w:val="left"/>
      <w:pPr>
        <w:ind w:left="720" w:hanging="360"/>
      </w:pPr>
      <w:rPr>
        <w:rFonts w:ascii="Calibri" w:hAnsi="Calibri" w:cs="Arial" w:hint="default"/>
        <w:color w:val="auto"/>
        <w:sz w:val="20"/>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8B70C4F"/>
    <w:multiLevelType w:val="hybridMultilevel"/>
    <w:tmpl w:val="56AA09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4BB7CE7"/>
    <w:multiLevelType w:val="hybridMultilevel"/>
    <w:tmpl w:val="D92627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D207E44"/>
    <w:multiLevelType w:val="multilevel"/>
    <w:tmpl w:val="87F06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3C3519"/>
    <w:multiLevelType w:val="hybridMultilevel"/>
    <w:tmpl w:val="77D0E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1E5638"/>
    <w:multiLevelType w:val="multilevel"/>
    <w:tmpl w:val="E83493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6"/>
  </w:num>
  <w:num w:numId="3">
    <w:abstractNumId w:val="0"/>
  </w:num>
  <w:num w:numId="4">
    <w:abstractNumId w:val="4"/>
  </w:num>
  <w:num w:numId="5">
    <w:abstractNumId w:val="1"/>
  </w:num>
  <w:num w:numId="6">
    <w:abstractNumId w:val="5"/>
  </w:num>
  <w:num w:numId="7">
    <w:abstractNumId w:val="3"/>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ubh Dhital">
    <w15:presenceInfo w15:providerId="Windows Live" w15:userId="eae809c58b3942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0E96"/>
    <w:rsid w:val="00043CAD"/>
    <w:rsid w:val="00045745"/>
    <w:rsid w:val="000B518D"/>
    <w:rsid w:val="0011183D"/>
    <w:rsid w:val="00121B81"/>
    <w:rsid w:val="00156835"/>
    <w:rsid w:val="00170E96"/>
    <w:rsid w:val="00214320"/>
    <w:rsid w:val="00232C14"/>
    <w:rsid w:val="00232CF0"/>
    <w:rsid w:val="00321B70"/>
    <w:rsid w:val="00334079"/>
    <w:rsid w:val="00371763"/>
    <w:rsid w:val="00457964"/>
    <w:rsid w:val="005073F2"/>
    <w:rsid w:val="005A7ACA"/>
    <w:rsid w:val="005F091E"/>
    <w:rsid w:val="005F1452"/>
    <w:rsid w:val="00613129"/>
    <w:rsid w:val="0067724C"/>
    <w:rsid w:val="007304A3"/>
    <w:rsid w:val="00742B00"/>
    <w:rsid w:val="00755311"/>
    <w:rsid w:val="008B5959"/>
    <w:rsid w:val="00965CB7"/>
    <w:rsid w:val="009A54F0"/>
    <w:rsid w:val="00AF5242"/>
    <w:rsid w:val="00B371DE"/>
    <w:rsid w:val="00B543F9"/>
    <w:rsid w:val="00B8759D"/>
    <w:rsid w:val="00C876E2"/>
    <w:rsid w:val="00CE06D8"/>
    <w:rsid w:val="00D15E0A"/>
    <w:rsid w:val="00D47E99"/>
    <w:rsid w:val="00D51280"/>
    <w:rsid w:val="00D95944"/>
    <w:rsid w:val="00DB0996"/>
    <w:rsid w:val="00DE274D"/>
    <w:rsid w:val="00DF4C15"/>
    <w:rsid w:val="00E73064"/>
    <w:rsid w:val="00EE04A9"/>
    <w:rsid w:val="00F12CAE"/>
    <w:rsid w:val="00F7695B"/>
    <w:rsid w:val="00FB05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7A287A"/>
  <w15:chartTrackingRefBased/>
  <w15:docId w15:val="{C4933962-EB71-45F0-B37A-DA1989275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E96"/>
    <w:pPr>
      <w:spacing w:after="0" w:line="240" w:lineRule="auto"/>
    </w:pPr>
    <w:rPr>
      <w:rFonts w:ascii="Calibri" w:eastAsia="Calibri" w:hAnsi="Calibri" w:cs="Arial"/>
      <w:sz w:val="20"/>
      <w:szCs w:val="20"/>
      <w:lang w:bidi="ne-NP"/>
    </w:rPr>
  </w:style>
  <w:style w:type="paragraph" w:styleId="Heading1">
    <w:name w:val="heading 1"/>
    <w:basedOn w:val="Normal"/>
    <w:next w:val="Normal"/>
    <w:link w:val="Heading1Char"/>
    <w:uiPriority w:val="9"/>
    <w:qFormat/>
    <w:rsid w:val="00156835"/>
    <w:pPr>
      <w:keepNext/>
      <w:keepLines/>
      <w:spacing w:before="240" w:line="259" w:lineRule="auto"/>
      <w:jc w:val="both"/>
      <w:outlineLvl w:val="0"/>
    </w:pPr>
    <w:rPr>
      <w:rFonts w:ascii="Times New Roman" w:eastAsiaTheme="majorEastAsia" w:hAnsi="Times New Roman" w:cstheme="majorBidi"/>
      <w:b/>
      <w:color w:val="000000" w:themeColor="text1"/>
      <w:sz w:val="32"/>
      <w:szCs w:val="32"/>
      <w:lang w:bidi="ar-SA"/>
    </w:rPr>
  </w:style>
  <w:style w:type="paragraph" w:styleId="Heading2">
    <w:name w:val="heading 2"/>
    <w:basedOn w:val="Normal"/>
    <w:next w:val="Normal"/>
    <w:link w:val="Heading2Char"/>
    <w:uiPriority w:val="9"/>
    <w:unhideWhenUsed/>
    <w:qFormat/>
    <w:rsid w:val="00156835"/>
    <w:pPr>
      <w:keepNext/>
      <w:keepLines/>
      <w:spacing w:before="40" w:line="259" w:lineRule="auto"/>
      <w:outlineLvl w:val="1"/>
    </w:pPr>
    <w:rPr>
      <w:rFonts w:ascii="Times New Roman" w:eastAsiaTheme="majorEastAsia" w:hAnsi="Times New Roman" w:cstheme="majorBidi"/>
      <w:b/>
      <w:color w:val="000000" w:themeColor="text1"/>
      <w:sz w:val="28"/>
      <w:szCs w:val="26"/>
      <w:lang w:bidi="ar-SA"/>
    </w:rPr>
  </w:style>
  <w:style w:type="paragraph" w:styleId="Heading3">
    <w:name w:val="heading 3"/>
    <w:basedOn w:val="Normal"/>
    <w:next w:val="Normal"/>
    <w:link w:val="Heading3Char"/>
    <w:uiPriority w:val="9"/>
    <w:unhideWhenUsed/>
    <w:qFormat/>
    <w:rsid w:val="00742B00"/>
    <w:pPr>
      <w:keepNext/>
      <w:keepLines/>
      <w:spacing w:before="40"/>
      <w:outlineLvl w:val="2"/>
    </w:pPr>
    <w:rPr>
      <w:rFonts w:ascii="Times New Roman" w:eastAsiaTheme="majorEastAsia" w:hAnsi="Times New Roman" w:cstheme="majorBidi"/>
      <w:b/>
      <w:color w:val="000000" w:themeColor="text1"/>
      <w:sz w:val="24"/>
      <w:szCs w:val="21"/>
    </w:rPr>
  </w:style>
  <w:style w:type="paragraph" w:styleId="Heading4">
    <w:name w:val="heading 4"/>
    <w:basedOn w:val="Normal"/>
    <w:next w:val="Normal"/>
    <w:link w:val="Heading4Char"/>
    <w:uiPriority w:val="9"/>
    <w:semiHidden/>
    <w:unhideWhenUsed/>
    <w:qFormat/>
    <w:rsid w:val="00B543F9"/>
    <w:pPr>
      <w:keepNext/>
      <w:keepLines/>
      <w:spacing w:before="40"/>
      <w:outlineLvl w:val="3"/>
    </w:pPr>
    <w:rPr>
      <w:rFonts w:asciiTheme="majorHAnsi" w:eastAsiaTheme="majorEastAsia" w:hAnsiTheme="majorHAnsi" w:cstheme="majorBidi"/>
      <w:i/>
      <w:iCs/>
      <w:color w:val="2E74B5" w:themeColor="accent1" w:themeShade="BF"/>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683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156835"/>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334079"/>
    <w:pPr>
      <w:ind w:left="720"/>
      <w:contextualSpacing/>
    </w:pPr>
    <w:rPr>
      <w:szCs w:val="18"/>
    </w:rPr>
  </w:style>
  <w:style w:type="character" w:styleId="Hyperlink">
    <w:name w:val="Hyperlink"/>
    <w:basedOn w:val="DefaultParagraphFont"/>
    <w:uiPriority w:val="99"/>
    <w:unhideWhenUsed/>
    <w:rsid w:val="00371763"/>
    <w:rPr>
      <w:color w:val="0563C1" w:themeColor="hyperlink"/>
      <w:u w:val="single"/>
    </w:rPr>
  </w:style>
  <w:style w:type="character" w:customStyle="1" w:styleId="Heading3Char">
    <w:name w:val="Heading 3 Char"/>
    <w:basedOn w:val="DefaultParagraphFont"/>
    <w:link w:val="Heading3"/>
    <w:uiPriority w:val="9"/>
    <w:rsid w:val="00742B00"/>
    <w:rPr>
      <w:rFonts w:ascii="Times New Roman" w:eastAsiaTheme="majorEastAsia" w:hAnsi="Times New Roman" w:cstheme="majorBidi"/>
      <w:b/>
      <w:color w:val="000000" w:themeColor="text1"/>
      <w:sz w:val="24"/>
      <w:szCs w:val="21"/>
      <w:lang w:bidi="ne-NP"/>
    </w:rPr>
  </w:style>
  <w:style w:type="character" w:customStyle="1" w:styleId="Heading4Char">
    <w:name w:val="Heading 4 Char"/>
    <w:basedOn w:val="DefaultParagraphFont"/>
    <w:link w:val="Heading4"/>
    <w:uiPriority w:val="9"/>
    <w:semiHidden/>
    <w:rsid w:val="00B543F9"/>
    <w:rPr>
      <w:rFonts w:asciiTheme="majorHAnsi" w:eastAsiaTheme="majorEastAsia" w:hAnsiTheme="majorHAnsi" w:cstheme="majorBidi"/>
      <w:i/>
      <w:iCs/>
      <w:color w:val="2E74B5" w:themeColor="accent1" w:themeShade="BF"/>
      <w:sz w:val="20"/>
      <w:szCs w:val="18"/>
      <w:lang w:bidi="ne-NP"/>
    </w:rPr>
  </w:style>
  <w:style w:type="paragraph" w:styleId="NormalWeb">
    <w:name w:val="Normal (Web)"/>
    <w:basedOn w:val="Normal"/>
    <w:uiPriority w:val="99"/>
    <w:semiHidden/>
    <w:unhideWhenUsed/>
    <w:rsid w:val="00E73064"/>
    <w:pPr>
      <w:spacing w:before="100" w:beforeAutospacing="1" w:after="100" w:afterAutospacing="1"/>
    </w:pPr>
    <w:rPr>
      <w:rFonts w:ascii="Times New Roman" w:eastAsia="Times New Roman" w:hAnsi="Times New Roman" w:cs="Times New Roman"/>
      <w:sz w:val="24"/>
      <w:szCs w:val="24"/>
      <w:lang w:val="en-GB" w:eastAsia="en-GB" w:bidi="ar-SA"/>
    </w:rPr>
  </w:style>
  <w:style w:type="paragraph" w:styleId="Caption">
    <w:name w:val="caption"/>
    <w:basedOn w:val="Normal"/>
    <w:next w:val="Normal"/>
    <w:uiPriority w:val="35"/>
    <w:unhideWhenUsed/>
    <w:qFormat/>
    <w:rsid w:val="00742B00"/>
    <w:pPr>
      <w:spacing w:after="200"/>
      <w:jc w:val="center"/>
    </w:pPr>
    <w:rPr>
      <w:rFonts w:ascii="Times New Roman" w:hAnsi="Times New Roman"/>
      <w:i/>
      <w:iCs/>
      <w:sz w:val="24"/>
      <w:szCs w:val="16"/>
    </w:rPr>
  </w:style>
  <w:style w:type="paragraph" w:styleId="Header">
    <w:name w:val="header"/>
    <w:basedOn w:val="Normal"/>
    <w:link w:val="HeaderChar"/>
    <w:uiPriority w:val="99"/>
    <w:unhideWhenUsed/>
    <w:rsid w:val="00613129"/>
    <w:pPr>
      <w:tabs>
        <w:tab w:val="center" w:pos="4513"/>
        <w:tab w:val="right" w:pos="9026"/>
      </w:tabs>
    </w:pPr>
    <w:rPr>
      <w:szCs w:val="18"/>
    </w:rPr>
  </w:style>
  <w:style w:type="character" w:customStyle="1" w:styleId="HeaderChar">
    <w:name w:val="Header Char"/>
    <w:basedOn w:val="DefaultParagraphFont"/>
    <w:link w:val="Header"/>
    <w:uiPriority w:val="99"/>
    <w:rsid w:val="00613129"/>
    <w:rPr>
      <w:rFonts w:ascii="Calibri" w:eastAsia="Calibri" w:hAnsi="Calibri" w:cs="Arial"/>
      <w:sz w:val="20"/>
      <w:szCs w:val="18"/>
      <w:lang w:bidi="ne-NP"/>
    </w:rPr>
  </w:style>
  <w:style w:type="paragraph" w:styleId="Footer">
    <w:name w:val="footer"/>
    <w:basedOn w:val="Normal"/>
    <w:link w:val="FooterChar"/>
    <w:uiPriority w:val="99"/>
    <w:unhideWhenUsed/>
    <w:rsid w:val="00613129"/>
    <w:pPr>
      <w:tabs>
        <w:tab w:val="center" w:pos="4513"/>
        <w:tab w:val="right" w:pos="9026"/>
      </w:tabs>
    </w:pPr>
    <w:rPr>
      <w:szCs w:val="18"/>
    </w:rPr>
  </w:style>
  <w:style w:type="character" w:customStyle="1" w:styleId="FooterChar">
    <w:name w:val="Footer Char"/>
    <w:basedOn w:val="DefaultParagraphFont"/>
    <w:link w:val="Footer"/>
    <w:uiPriority w:val="99"/>
    <w:rsid w:val="00613129"/>
    <w:rPr>
      <w:rFonts w:ascii="Calibri" w:eastAsia="Calibri" w:hAnsi="Calibri" w:cs="Arial"/>
      <w:sz w:val="20"/>
      <w:szCs w:val="18"/>
      <w:lang w:bidi="ne-NP"/>
    </w:rPr>
  </w:style>
  <w:style w:type="paragraph" w:styleId="TOCHeading">
    <w:name w:val="TOC Heading"/>
    <w:basedOn w:val="Heading1"/>
    <w:next w:val="Normal"/>
    <w:uiPriority w:val="39"/>
    <w:unhideWhenUsed/>
    <w:qFormat/>
    <w:rsid w:val="00613129"/>
    <w:p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613129"/>
    <w:pPr>
      <w:spacing w:after="100"/>
    </w:pPr>
    <w:rPr>
      <w:szCs w:val="18"/>
    </w:rPr>
  </w:style>
  <w:style w:type="paragraph" w:styleId="TOC2">
    <w:name w:val="toc 2"/>
    <w:basedOn w:val="Normal"/>
    <w:next w:val="Normal"/>
    <w:autoRedefine/>
    <w:uiPriority w:val="39"/>
    <w:unhideWhenUsed/>
    <w:rsid w:val="00613129"/>
    <w:pPr>
      <w:spacing w:after="100"/>
      <w:ind w:left="200"/>
    </w:pPr>
    <w:rPr>
      <w:szCs w:val="18"/>
    </w:rPr>
  </w:style>
  <w:style w:type="paragraph" w:styleId="TOC3">
    <w:name w:val="toc 3"/>
    <w:basedOn w:val="Normal"/>
    <w:next w:val="Normal"/>
    <w:autoRedefine/>
    <w:uiPriority w:val="39"/>
    <w:unhideWhenUsed/>
    <w:rsid w:val="00613129"/>
    <w:pPr>
      <w:spacing w:after="100"/>
      <w:ind w:left="400"/>
    </w:pPr>
    <w:rPr>
      <w:szCs w:val="18"/>
    </w:rPr>
  </w:style>
  <w:style w:type="paragraph" w:styleId="TableofFigures">
    <w:name w:val="table of figures"/>
    <w:basedOn w:val="Normal"/>
    <w:next w:val="Normal"/>
    <w:uiPriority w:val="99"/>
    <w:unhideWhenUsed/>
    <w:rsid w:val="009A54F0"/>
    <w:rPr>
      <w:szCs w:val="18"/>
    </w:rPr>
  </w:style>
  <w:style w:type="paragraph" w:styleId="BalloonText">
    <w:name w:val="Balloon Text"/>
    <w:basedOn w:val="Normal"/>
    <w:link w:val="BalloonTextChar"/>
    <w:uiPriority w:val="99"/>
    <w:semiHidden/>
    <w:unhideWhenUsed/>
    <w:rsid w:val="00457964"/>
    <w:rPr>
      <w:rFonts w:ascii="Segoe UI" w:hAnsi="Segoe UI" w:cs="Segoe UI"/>
      <w:sz w:val="18"/>
      <w:szCs w:val="16"/>
    </w:rPr>
  </w:style>
  <w:style w:type="character" w:customStyle="1" w:styleId="BalloonTextChar">
    <w:name w:val="Balloon Text Char"/>
    <w:basedOn w:val="DefaultParagraphFont"/>
    <w:link w:val="BalloonText"/>
    <w:uiPriority w:val="99"/>
    <w:semiHidden/>
    <w:rsid w:val="00457964"/>
    <w:rPr>
      <w:rFonts w:ascii="Segoe UI" w:eastAsia="Calibri" w:hAnsi="Segoe UI" w:cs="Segoe UI"/>
      <w:sz w:val="18"/>
      <w:szCs w:val="16"/>
      <w:lang w:bidi="ne-NP"/>
    </w:rPr>
  </w:style>
  <w:style w:type="character" w:styleId="UnresolvedMention">
    <w:name w:val="Unresolved Mention"/>
    <w:basedOn w:val="DefaultParagraphFont"/>
    <w:uiPriority w:val="99"/>
    <w:semiHidden/>
    <w:unhideWhenUsed/>
    <w:rsid w:val="00D15E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66416">
      <w:bodyDiv w:val="1"/>
      <w:marLeft w:val="0"/>
      <w:marRight w:val="0"/>
      <w:marTop w:val="0"/>
      <w:marBottom w:val="0"/>
      <w:divBdr>
        <w:top w:val="none" w:sz="0" w:space="0" w:color="auto"/>
        <w:left w:val="none" w:sz="0" w:space="0" w:color="auto"/>
        <w:bottom w:val="none" w:sz="0" w:space="0" w:color="auto"/>
        <w:right w:val="none" w:sz="0" w:space="0" w:color="auto"/>
      </w:divBdr>
    </w:div>
    <w:div w:id="29694803">
      <w:bodyDiv w:val="1"/>
      <w:marLeft w:val="0"/>
      <w:marRight w:val="0"/>
      <w:marTop w:val="0"/>
      <w:marBottom w:val="0"/>
      <w:divBdr>
        <w:top w:val="none" w:sz="0" w:space="0" w:color="auto"/>
        <w:left w:val="none" w:sz="0" w:space="0" w:color="auto"/>
        <w:bottom w:val="none" w:sz="0" w:space="0" w:color="auto"/>
        <w:right w:val="none" w:sz="0" w:space="0" w:color="auto"/>
      </w:divBdr>
    </w:div>
    <w:div w:id="732847711">
      <w:bodyDiv w:val="1"/>
      <w:marLeft w:val="0"/>
      <w:marRight w:val="0"/>
      <w:marTop w:val="0"/>
      <w:marBottom w:val="0"/>
      <w:divBdr>
        <w:top w:val="none" w:sz="0" w:space="0" w:color="auto"/>
        <w:left w:val="none" w:sz="0" w:space="0" w:color="auto"/>
        <w:bottom w:val="none" w:sz="0" w:space="0" w:color="auto"/>
        <w:right w:val="none" w:sz="0" w:space="0" w:color="auto"/>
      </w:divBdr>
    </w:div>
    <w:div w:id="1171795712">
      <w:bodyDiv w:val="1"/>
      <w:marLeft w:val="0"/>
      <w:marRight w:val="0"/>
      <w:marTop w:val="0"/>
      <w:marBottom w:val="0"/>
      <w:divBdr>
        <w:top w:val="none" w:sz="0" w:space="0" w:color="auto"/>
        <w:left w:val="none" w:sz="0" w:space="0" w:color="auto"/>
        <w:bottom w:val="none" w:sz="0" w:space="0" w:color="auto"/>
        <w:right w:val="none" w:sz="0" w:space="0" w:color="auto"/>
      </w:divBdr>
    </w:div>
    <w:div w:id="1183591288">
      <w:bodyDiv w:val="1"/>
      <w:marLeft w:val="0"/>
      <w:marRight w:val="0"/>
      <w:marTop w:val="0"/>
      <w:marBottom w:val="0"/>
      <w:divBdr>
        <w:top w:val="none" w:sz="0" w:space="0" w:color="auto"/>
        <w:left w:val="none" w:sz="0" w:space="0" w:color="auto"/>
        <w:bottom w:val="none" w:sz="0" w:space="0" w:color="auto"/>
        <w:right w:val="none" w:sz="0" w:space="0" w:color="auto"/>
      </w:divBdr>
    </w:div>
    <w:div w:id="1295057909">
      <w:bodyDiv w:val="1"/>
      <w:marLeft w:val="0"/>
      <w:marRight w:val="0"/>
      <w:marTop w:val="0"/>
      <w:marBottom w:val="0"/>
      <w:divBdr>
        <w:top w:val="none" w:sz="0" w:space="0" w:color="auto"/>
        <w:left w:val="none" w:sz="0" w:space="0" w:color="auto"/>
        <w:bottom w:val="none" w:sz="0" w:space="0" w:color="auto"/>
        <w:right w:val="none" w:sz="0" w:space="0" w:color="auto"/>
      </w:divBdr>
    </w:div>
    <w:div w:id="1671441063">
      <w:bodyDiv w:val="1"/>
      <w:marLeft w:val="0"/>
      <w:marRight w:val="0"/>
      <w:marTop w:val="0"/>
      <w:marBottom w:val="0"/>
      <w:divBdr>
        <w:top w:val="none" w:sz="0" w:space="0" w:color="auto"/>
        <w:left w:val="none" w:sz="0" w:space="0" w:color="auto"/>
        <w:bottom w:val="none" w:sz="0" w:space="0" w:color="auto"/>
        <w:right w:val="none" w:sz="0" w:space="0" w:color="auto"/>
      </w:divBdr>
    </w:div>
    <w:div w:id="2127772875">
      <w:bodyDiv w:val="1"/>
      <w:marLeft w:val="0"/>
      <w:marRight w:val="0"/>
      <w:marTop w:val="0"/>
      <w:marBottom w:val="0"/>
      <w:divBdr>
        <w:top w:val="none" w:sz="0" w:space="0" w:color="auto"/>
        <w:left w:val="none" w:sz="0" w:space="0" w:color="auto"/>
        <w:bottom w:val="none" w:sz="0" w:space="0" w:color="auto"/>
        <w:right w:val="none" w:sz="0" w:space="0" w:color="auto"/>
      </w:divBdr>
    </w:div>
    <w:div w:id="2146972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stackoverflow.com/questions/tagged/flutter" TargetMode="External"/><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yperlink" Target="https://www.udemy.com/course/learn-flutter-dart-to-build-ios-android-app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flutter.dev/docs/" TargetMode="External"/><Relationship Id="rId25"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syncfusion.com/ebooks/flutter-succinctly"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jpg"/><Relationship Id="rId28" Type="http://schemas.openxmlformats.org/officeDocument/2006/relationships/footer" Target="footer4.xml"/><Relationship Id="rId10" Type="http://schemas.openxmlformats.org/officeDocument/2006/relationships/footer" Target="footer2.xml"/><Relationship Id="rId19" Type="http://schemas.openxmlformats.org/officeDocument/2006/relationships/hyperlink" Target="https://codelabs.developers.google.com/?cat=Flutter"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7.jpeg"/><Relationship Id="rId27" Type="http://schemas.openxmlformats.org/officeDocument/2006/relationships/image" Target="media/image12.jp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1E40A-5B07-4FA5-83CA-252A16CE4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20</Pages>
  <Words>2317</Words>
  <Characters>13209</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hrishav.raghu.shrestha@outlook.com</dc:creator>
  <cp:keywords/>
  <dc:description/>
  <cp:lastModifiedBy>Shubh Dhital</cp:lastModifiedBy>
  <cp:revision>6</cp:revision>
  <cp:lastPrinted>2020-09-28T10:42:00Z</cp:lastPrinted>
  <dcterms:created xsi:type="dcterms:W3CDTF">2020-09-28T10:39:00Z</dcterms:created>
  <dcterms:modified xsi:type="dcterms:W3CDTF">2020-09-28T10:55:00Z</dcterms:modified>
</cp:coreProperties>
</file>